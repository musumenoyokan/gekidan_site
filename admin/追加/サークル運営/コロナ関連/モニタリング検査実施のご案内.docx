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5193" w:rsidRDefault="00B60234" w:rsidP="009747A0">
      <w:pPr>
        <w:pStyle w:val="a3"/>
        <w:snapToGrid w:val="0"/>
        <w:spacing w:before="39"/>
        <w:ind w:right="116"/>
        <w:jc w:val="right"/>
        <w:rPr>
          <w:lang w:eastAsia="ja-JP"/>
        </w:rPr>
      </w:pPr>
      <w:r>
        <w:rPr>
          <w:spacing w:val="-19"/>
          <w:lang w:eastAsia="ja-JP"/>
        </w:rPr>
        <w:t xml:space="preserve">令和 </w:t>
      </w:r>
      <w:del w:id="0" w:author="LV20-560Au" w:date="2021-06-10T18:41:00Z">
        <w:r w:rsidR="009747A0" w:rsidDel="006121CE">
          <w:rPr>
            <w:rFonts w:hint="eastAsia"/>
            <w:spacing w:val="-19"/>
            <w:lang w:eastAsia="ja-JP"/>
          </w:rPr>
          <w:delText>3</w:delText>
        </w:r>
      </w:del>
      <w:ins w:id="1" w:author="LV20-560Au" w:date="2021-06-10T18:41:00Z">
        <w:r w:rsidR="006121CE">
          <w:rPr>
            <w:rFonts w:hint="eastAsia"/>
            <w:spacing w:val="-19"/>
            <w:lang w:eastAsia="ja-JP"/>
          </w:rPr>
          <w:t>３</w:t>
        </w:r>
      </w:ins>
      <w:r>
        <w:rPr>
          <w:spacing w:val="-28"/>
          <w:lang w:eastAsia="ja-JP"/>
        </w:rPr>
        <w:t>年</w:t>
      </w:r>
      <w:ins w:id="2" w:author="LV20-560Au" w:date="2021-06-10T18:42:00Z">
        <w:r w:rsidR="006121CE">
          <w:rPr>
            <w:rFonts w:hint="eastAsia"/>
            <w:spacing w:val="-28"/>
            <w:lang w:eastAsia="ja-JP"/>
          </w:rPr>
          <w:t>６</w:t>
        </w:r>
      </w:ins>
      <w:del w:id="3" w:author="LV20-560Au" w:date="2021-06-10T18:41:00Z">
        <w:r w:rsidDel="006121CE">
          <w:rPr>
            <w:rFonts w:hint="eastAsia"/>
            <w:spacing w:val="-28"/>
            <w:lang w:eastAsia="ja-JP"/>
          </w:rPr>
          <w:delText xml:space="preserve"> </w:delText>
        </w:r>
        <w:r w:rsidR="009747A0" w:rsidDel="006121CE">
          <w:rPr>
            <w:rFonts w:hint="eastAsia"/>
            <w:spacing w:val="-28"/>
            <w:lang w:eastAsia="ja-JP"/>
          </w:rPr>
          <w:delText>6</w:delText>
        </w:r>
      </w:del>
      <w:r>
        <w:rPr>
          <w:spacing w:val="-28"/>
          <w:lang w:eastAsia="ja-JP"/>
        </w:rPr>
        <w:t>月</w:t>
      </w:r>
      <w:del w:id="4" w:author="LV20-560Au" w:date="2021-06-10T16:02:00Z">
        <w:r w:rsidDel="00762FD7">
          <w:rPr>
            <w:rFonts w:hint="eastAsia"/>
            <w:spacing w:val="-28"/>
            <w:lang w:eastAsia="ja-JP"/>
          </w:rPr>
          <w:delText xml:space="preserve"> </w:delText>
        </w:r>
        <w:r w:rsidR="000E5FA4" w:rsidDel="00762FD7">
          <w:rPr>
            <w:rFonts w:hint="eastAsia"/>
            <w:lang w:eastAsia="ja-JP"/>
          </w:rPr>
          <w:delText>7</w:delText>
        </w:r>
      </w:del>
      <w:ins w:id="5" w:author="LV20-560Au" w:date="2021-06-11T09:33:00Z">
        <w:r w:rsidR="001C08A1">
          <w:rPr>
            <w:rFonts w:hint="eastAsia"/>
            <w:spacing w:val="-28"/>
            <w:lang w:eastAsia="ja-JP"/>
          </w:rPr>
          <w:t>１１</w:t>
        </w:r>
      </w:ins>
      <w:bookmarkStart w:id="6" w:name="_GoBack"/>
      <w:bookmarkEnd w:id="6"/>
      <w:r>
        <w:rPr>
          <w:spacing w:val="-28"/>
          <w:lang w:eastAsia="ja-JP"/>
        </w:rPr>
        <w:t>日</w:t>
      </w:r>
    </w:p>
    <w:p w:rsidR="009747A0" w:rsidRDefault="009747A0" w:rsidP="009747A0">
      <w:pPr>
        <w:pStyle w:val="a3"/>
        <w:tabs>
          <w:tab w:val="left" w:pos="560"/>
          <w:tab w:val="left" w:pos="1000"/>
          <w:tab w:val="left" w:pos="1441"/>
        </w:tabs>
        <w:snapToGrid w:val="0"/>
        <w:spacing w:before="69"/>
        <w:ind w:left="119"/>
        <w:rPr>
          <w:lang w:eastAsia="ja-JP"/>
        </w:rPr>
      </w:pPr>
    </w:p>
    <w:p w:rsidR="00505193" w:rsidRDefault="00E306CD" w:rsidP="009747A0">
      <w:pPr>
        <w:pStyle w:val="a3"/>
        <w:tabs>
          <w:tab w:val="left" w:pos="560"/>
          <w:tab w:val="left" w:pos="1000"/>
          <w:tab w:val="left" w:pos="1441"/>
        </w:tabs>
        <w:snapToGrid w:val="0"/>
        <w:spacing w:before="69"/>
        <w:ind w:left="119"/>
        <w:rPr>
          <w:lang w:eastAsia="ja-JP"/>
        </w:rPr>
      </w:pPr>
      <w:r>
        <w:rPr>
          <w:rFonts w:hint="eastAsia"/>
          <w:lang w:eastAsia="ja-JP"/>
        </w:rPr>
        <w:t>公認サークル</w:t>
      </w:r>
      <w:r w:rsidR="007377CF">
        <w:rPr>
          <w:rFonts w:hint="eastAsia"/>
          <w:lang w:eastAsia="ja-JP"/>
        </w:rPr>
        <w:t xml:space="preserve"> </w:t>
      </w:r>
      <w:r w:rsidR="007377CF">
        <w:rPr>
          <w:lang w:eastAsia="ja-JP"/>
        </w:rPr>
        <w:t xml:space="preserve"> </w:t>
      </w:r>
      <w:r w:rsidR="00B60234">
        <w:rPr>
          <w:lang w:eastAsia="ja-JP"/>
        </w:rPr>
        <w:t>各</w:t>
      </w:r>
      <w:r w:rsidR="00B60234">
        <w:rPr>
          <w:lang w:eastAsia="ja-JP"/>
        </w:rPr>
        <w:tab/>
        <w:t>位</w:t>
      </w:r>
    </w:p>
    <w:p w:rsidR="009747A0" w:rsidRDefault="00B60234" w:rsidP="00E306CD">
      <w:pPr>
        <w:pStyle w:val="a3"/>
        <w:tabs>
          <w:tab w:val="left" w:pos="8339"/>
        </w:tabs>
        <w:snapToGrid w:val="0"/>
        <w:spacing w:before="69" w:line="307" w:lineRule="auto"/>
        <w:ind w:right="995" w:firstLineChars="2200" w:firstLine="4840"/>
        <w:rPr>
          <w:spacing w:val="-16"/>
          <w:lang w:eastAsia="ja-JP"/>
        </w:rPr>
      </w:pPr>
      <w:r>
        <w:rPr>
          <w:lang w:eastAsia="ja-JP"/>
        </w:rPr>
        <w:t>理事・副学長（教育担当</w:t>
      </w:r>
      <w:r>
        <w:rPr>
          <w:spacing w:val="-16"/>
          <w:lang w:eastAsia="ja-JP"/>
        </w:rPr>
        <w:t xml:space="preserve">） </w:t>
      </w:r>
    </w:p>
    <w:p w:rsidR="00505193" w:rsidRDefault="00B60234" w:rsidP="009747A0">
      <w:pPr>
        <w:pStyle w:val="a3"/>
        <w:tabs>
          <w:tab w:val="left" w:pos="8339"/>
        </w:tabs>
        <w:snapToGrid w:val="0"/>
        <w:spacing w:before="69" w:line="307" w:lineRule="auto"/>
        <w:ind w:right="995" w:firstLineChars="2900" w:firstLine="6380"/>
        <w:rPr>
          <w:lang w:eastAsia="ja-JP"/>
        </w:rPr>
      </w:pPr>
      <w:r>
        <w:rPr>
          <w:lang w:eastAsia="ja-JP"/>
        </w:rPr>
        <w:t>水本</w:t>
      </w:r>
      <w:r w:rsidR="009747A0">
        <w:rPr>
          <w:rFonts w:hint="eastAsia"/>
          <w:lang w:eastAsia="ja-JP"/>
        </w:rPr>
        <w:t xml:space="preserve">　</w:t>
      </w:r>
      <w:r>
        <w:rPr>
          <w:lang w:eastAsia="ja-JP"/>
        </w:rPr>
        <w:t>哲弥</w:t>
      </w:r>
    </w:p>
    <w:p w:rsidR="006C6AA7" w:rsidRDefault="006C6AA7" w:rsidP="009747A0">
      <w:pPr>
        <w:pStyle w:val="a3"/>
        <w:snapToGrid w:val="0"/>
        <w:rPr>
          <w:lang w:eastAsia="ja-JP"/>
        </w:rPr>
      </w:pPr>
    </w:p>
    <w:p w:rsidR="009747A0" w:rsidRDefault="009747A0" w:rsidP="009747A0">
      <w:pPr>
        <w:pStyle w:val="a3"/>
        <w:snapToGrid w:val="0"/>
        <w:rPr>
          <w:lang w:eastAsia="ja-JP"/>
        </w:rPr>
      </w:pPr>
    </w:p>
    <w:p w:rsidR="00505193" w:rsidRDefault="00367B99" w:rsidP="009747A0">
      <w:pPr>
        <w:pStyle w:val="a3"/>
        <w:snapToGrid w:val="0"/>
        <w:spacing w:before="154"/>
        <w:jc w:val="center"/>
        <w:rPr>
          <w:lang w:eastAsia="ja-JP"/>
        </w:rPr>
      </w:pPr>
      <w:ins w:id="7" w:author="LV20-560Au" w:date="2021-06-10T15:40:00Z">
        <w:r w:rsidRPr="00367B99">
          <w:rPr>
            <w:rFonts w:hint="eastAsia"/>
            <w:lang w:eastAsia="ja-JP"/>
          </w:rPr>
          <w:t>モニタリング検査実施のご案内</w:t>
        </w:r>
      </w:ins>
      <w:ins w:id="8" w:author="LV20-560Au" w:date="2021-06-10T15:41:00Z">
        <w:r>
          <w:rPr>
            <w:rFonts w:hint="eastAsia"/>
            <w:lang w:eastAsia="ja-JP"/>
          </w:rPr>
          <w:t>について</w:t>
        </w:r>
      </w:ins>
      <w:del w:id="9" w:author="LV20-560Au" w:date="2021-06-10T15:40:00Z">
        <w:r w:rsidR="0010366D" w:rsidDel="00367B99">
          <w:rPr>
            <w:lang w:eastAsia="ja-JP"/>
          </w:rPr>
          <w:delText>課外活動</w:delText>
        </w:r>
        <w:r w:rsidR="00B820F8" w:rsidDel="00367B99">
          <w:rPr>
            <w:lang w:eastAsia="ja-JP"/>
          </w:rPr>
          <w:delText>の</w:delText>
        </w:r>
        <w:r w:rsidR="00B820F8" w:rsidDel="00367B99">
          <w:rPr>
            <w:rFonts w:hint="eastAsia"/>
            <w:lang w:eastAsia="ja-JP"/>
          </w:rPr>
          <w:delText>再開</w:delText>
        </w:r>
        <w:r w:rsidR="00B820F8" w:rsidDel="00367B99">
          <w:rPr>
            <w:lang w:eastAsia="ja-JP"/>
          </w:rPr>
          <w:delText>に</w:delText>
        </w:r>
        <w:r w:rsidR="009747A0" w:rsidDel="00367B99">
          <w:rPr>
            <w:rFonts w:hint="eastAsia"/>
            <w:lang w:eastAsia="ja-JP"/>
          </w:rPr>
          <w:delText>向けて</w:delText>
        </w:r>
      </w:del>
    </w:p>
    <w:p w:rsidR="00B820F8" w:rsidRPr="009747A0" w:rsidRDefault="00B820F8" w:rsidP="009747A0">
      <w:pPr>
        <w:pStyle w:val="a3"/>
        <w:snapToGrid w:val="0"/>
        <w:spacing w:before="154"/>
        <w:jc w:val="center"/>
        <w:rPr>
          <w:lang w:eastAsia="ja-JP"/>
        </w:rPr>
      </w:pPr>
    </w:p>
    <w:p w:rsidR="00505193" w:rsidRDefault="00505193" w:rsidP="009747A0">
      <w:pPr>
        <w:pStyle w:val="a3"/>
        <w:snapToGrid w:val="0"/>
        <w:rPr>
          <w:lang w:eastAsia="ja-JP"/>
        </w:rPr>
      </w:pPr>
    </w:p>
    <w:p w:rsidR="00A3714F" w:rsidDel="00942607" w:rsidRDefault="00942607" w:rsidP="009747A0">
      <w:pPr>
        <w:pStyle w:val="a3"/>
        <w:snapToGrid w:val="0"/>
        <w:spacing w:line="307" w:lineRule="auto"/>
        <w:ind w:left="119" w:right="239" w:firstLine="219"/>
        <w:jc w:val="both"/>
        <w:rPr>
          <w:del w:id="10" w:author="LV20-560Au" w:date="2021-06-10T15:54:00Z"/>
          <w:lang w:eastAsia="ja-JP"/>
        </w:rPr>
      </w:pPr>
      <w:ins w:id="11" w:author="LV20-560Au" w:date="2021-06-10T15:54:00Z">
        <w:r>
          <w:rPr>
            <w:rFonts w:hint="eastAsia"/>
            <w:lang w:eastAsia="ja-JP"/>
          </w:rPr>
          <w:t xml:space="preserve"> 東京都より</w:t>
        </w:r>
      </w:ins>
      <w:ins w:id="12" w:author="LV20-560Au" w:date="2021-06-10T15:55:00Z">
        <w:r>
          <w:rPr>
            <w:rFonts w:hint="eastAsia"/>
            <w:lang w:eastAsia="ja-JP"/>
          </w:rPr>
          <w:t>感染拡大の早期探知のためのモニタリング検査の実施を</w:t>
        </w:r>
      </w:ins>
      <w:ins w:id="13" w:author="LV20-560Au" w:date="2021-06-10T15:56:00Z">
        <w:r>
          <w:rPr>
            <w:rFonts w:hint="eastAsia"/>
            <w:lang w:eastAsia="ja-JP"/>
          </w:rPr>
          <w:t>要請され、大学としてモニタリング検査</w:t>
        </w:r>
      </w:ins>
      <w:ins w:id="14" w:author="LV20-560Au" w:date="2021-06-10T18:42:00Z">
        <w:r w:rsidR="006C443E">
          <w:rPr>
            <w:rFonts w:hint="eastAsia"/>
            <w:lang w:eastAsia="ja-JP"/>
          </w:rPr>
          <w:t>を</w:t>
        </w:r>
      </w:ins>
      <w:ins w:id="15" w:author="LV20-560Au" w:date="2021-06-11T09:31:00Z">
        <w:r w:rsidR="001C08A1">
          <w:rPr>
            <w:rFonts w:hint="eastAsia"/>
            <w:lang w:eastAsia="ja-JP"/>
          </w:rPr>
          <w:t>下記のとおり</w:t>
        </w:r>
      </w:ins>
      <w:ins w:id="16" w:author="LV20-560Au" w:date="2021-06-10T18:42:00Z">
        <w:r w:rsidR="006C443E">
          <w:rPr>
            <w:rFonts w:hint="eastAsia"/>
            <w:lang w:eastAsia="ja-JP"/>
          </w:rPr>
          <w:t>実施することといたしました。</w:t>
        </w:r>
      </w:ins>
      <w:del w:id="17" w:author="LV20-560Au" w:date="2021-06-10T15:54:00Z">
        <w:r w:rsidR="003515FA" w:rsidDel="00942607">
          <w:rPr>
            <w:rFonts w:hint="eastAsia"/>
            <w:lang w:eastAsia="ja-JP"/>
          </w:rPr>
          <w:delText>本学では、</w:delText>
        </w:r>
        <w:r w:rsidR="009747A0" w:rsidDel="00942607">
          <w:rPr>
            <w:rFonts w:hint="eastAsia"/>
            <w:lang w:eastAsia="ja-JP"/>
          </w:rPr>
          <w:delText>緊急事態宣言発出に伴い、</w:delText>
        </w:r>
        <w:r w:rsidR="00B820F8" w:rsidDel="00942607">
          <w:rPr>
            <w:lang w:eastAsia="ja-JP"/>
          </w:rPr>
          <w:delText>課外活動</w:delText>
        </w:r>
        <w:r w:rsidR="009747A0" w:rsidDel="00942607">
          <w:rPr>
            <w:rFonts w:hint="eastAsia"/>
            <w:lang w:eastAsia="ja-JP"/>
          </w:rPr>
          <w:delText>を禁止</w:delText>
        </w:r>
        <w:r w:rsidR="00862F05" w:rsidDel="00942607">
          <w:rPr>
            <w:rFonts w:hint="eastAsia"/>
            <w:lang w:eastAsia="ja-JP"/>
          </w:rPr>
          <w:delText>して</w:delText>
        </w:r>
        <w:r w:rsidR="009747A0" w:rsidDel="00942607">
          <w:rPr>
            <w:rFonts w:hint="eastAsia"/>
            <w:lang w:eastAsia="ja-JP"/>
          </w:rPr>
          <w:delText>おりました</w:delText>
        </w:r>
        <w:r w:rsidR="00862F05" w:rsidDel="00942607">
          <w:rPr>
            <w:rFonts w:hint="eastAsia"/>
            <w:lang w:eastAsia="ja-JP"/>
          </w:rPr>
          <w:delText>。</w:delText>
        </w:r>
        <w:r w:rsidR="005D57BE" w:rsidDel="00942607">
          <w:rPr>
            <w:rFonts w:hint="eastAsia"/>
            <w:lang w:eastAsia="ja-JP"/>
          </w:rPr>
          <w:delText>この間の</w:delText>
        </w:r>
        <w:r w:rsidR="00862F05" w:rsidDel="00942607">
          <w:rPr>
            <w:rFonts w:hint="eastAsia"/>
            <w:lang w:eastAsia="ja-JP"/>
          </w:rPr>
          <w:delText>皆様のご協力に感謝申し上げます。この度</w:delText>
        </w:r>
        <w:r w:rsidR="009747A0" w:rsidDel="00942607">
          <w:rPr>
            <w:rFonts w:hint="eastAsia"/>
            <w:lang w:eastAsia="ja-JP"/>
          </w:rPr>
          <w:delText>、</w:delText>
        </w:r>
        <w:r w:rsidR="00E57905" w:rsidDel="00942607">
          <w:rPr>
            <w:rFonts w:hint="eastAsia"/>
            <w:lang w:eastAsia="ja-JP"/>
          </w:rPr>
          <w:delText>学生</w:delText>
        </w:r>
        <w:r w:rsidR="005D57BE" w:rsidDel="00942607">
          <w:rPr>
            <w:rFonts w:hint="eastAsia"/>
            <w:lang w:eastAsia="ja-JP"/>
          </w:rPr>
          <w:delText>の教育の観点から</w:delText>
        </w:r>
        <w:r w:rsidR="00115C93" w:rsidDel="00942607">
          <w:rPr>
            <w:rFonts w:hint="eastAsia"/>
            <w:lang w:eastAsia="ja-JP"/>
          </w:rPr>
          <w:delText>、</w:delText>
        </w:r>
        <w:r w:rsidR="00862F05" w:rsidDel="00942607">
          <w:rPr>
            <w:rFonts w:hint="eastAsia"/>
            <w:lang w:eastAsia="ja-JP"/>
          </w:rPr>
          <w:delText>課外活動の重要性に鑑み、</w:delText>
        </w:r>
        <w:r w:rsidR="009747A0" w:rsidDel="00942607">
          <w:rPr>
            <w:rFonts w:hint="eastAsia"/>
            <w:lang w:eastAsia="ja-JP"/>
          </w:rPr>
          <w:delText>6月21日（月）以降に緊急事態宣言が延長もしくは解除されるにかかわらず、</w:delText>
        </w:r>
        <w:r w:rsidR="00862F05" w:rsidDel="00942607">
          <w:rPr>
            <w:rFonts w:hint="eastAsia"/>
            <w:lang w:eastAsia="ja-JP"/>
          </w:rPr>
          <w:delText>大学として課外活動を許可する方針といたしました。</w:delText>
        </w:r>
        <w:r w:rsidR="00F72A44" w:rsidDel="00942607">
          <w:rPr>
            <w:rFonts w:hint="eastAsia"/>
            <w:lang w:eastAsia="ja-JP"/>
          </w:rPr>
          <w:delText>皆様には、</w:delText>
        </w:r>
        <w:r w:rsidR="00A3714F" w:rsidDel="00942607">
          <w:rPr>
            <w:rFonts w:hint="eastAsia"/>
            <w:lang w:eastAsia="ja-JP"/>
          </w:rPr>
          <w:delText>21日までの間を</w:delText>
        </w:r>
        <w:r w:rsidR="00F72A44" w:rsidDel="00942607">
          <w:rPr>
            <w:rFonts w:hint="eastAsia"/>
            <w:lang w:eastAsia="ja-JP"/>
          </w:rPr>
          <w:delText>活動再開</w:delText>
        </w:r>
        <w:r w:rsidR="00862F05" w:rsidDel="00942607">
          <w:rPr>
            <w:rFonts w:hint="eastAsia"/>
            <w:lang w:eastAsia="ja-JP"/>
          </w:rPr>
          <w:delText>のための</w:delText>
        </w:r>
        <w:r w:rsidR="00F72A44" w:rsidDel="00942607">
          <w:rPr>
            <w:rFonts w:hint="eastAsia"/>
            <w:lang w:eastAsia="ja-JP"/>
          </w:rPr>
          <w:delText>準備</w:delText>
        </w:r>
        <w:r w:rsidR="0019482D" w:rsidDel="00942607">
          <w:rPr>
            <w:rFonts w:hint="eastAsia"/>
            <w:lang w:eastAsia="ja-JP"/>
          </w:rPr>
          <w:delText>期間</w:delText>
        </w:r>
        <w:r w:rsidR="00F72A44" w:rsidDel="00942607">
          <w:rPr>
            <w:rFonts w:hint="eastAsia"/>
            <w:lang w:eastAsia="ja-JP"/>
          </w:rPr>
          <w:delText>として、</w:delText>
        </w:r>
        <w:r w:rsidR="00862F05" w:rsidDel="00942607">
          <w:rPr>
            <w:rFonts w:hint="eastAsia"/>
            <w:lang w:eastAsia="ja-JP"/>
          </w:rPr>
          <w:delText>緊急事態宣言下であっても課外活動を行うのに適した</w:delText>
        </w:r>
        <w:r w:rsidR="00F72A44" w:rsidDel="00942607">
          <w:rPr>
            <w:rFonts w:hint="eastAsia"/>
            <w:lang w:eastAsia="ja-JP"/>
          </w:rPr>
          <w:delText>感染症防止対策</w:delText>
        </w:r>
        <w:r w:rsidR="00862F05" w:rsidDel="00942607">
          <w:rPr>
            <w:rFonts w:hint="eastAsia"/>
            <w:lang w:eastAsia="ja-JP"/>
          </w:rPr>
          <w:delText>など</w:delText>
        </w:r>
        <w:r w:rsidR="00283EF4" w:rsidDel="00942607">
          <w:rPr>
            <w:rFonts w:hint="eastAsia"/>
            <w:lang w:eastAsia="ja-JP"/>
          </w:rPr>
          <w:delText>のご</w:delText>
        </w:r>
        <w:r w:rsidR="00862F05" w:rsidDel="00942607">
          <w:rPr>
            <w:rFonts w:hint="eastAsia"/>
            <w:lang w:eastAsia="ja-JP"/>
          </w:rPr>
          <w:delText>検討</w:delText>
        </w:r>
        <w:r w:rsidR="00283EF4" w:rsidDel="00942607">
          <w:rPr>
            <w:rFonts w:hint="eastAsia"/>
            <w:lang w:eastAsia="ja-JP"/>
          </w:rPr>
          <w:delText>をお願</w:delText>
        </w:r>
        <w:r w:rsidR="00862F05" w:rsidDel="00942607">
          <w:rPr>
            <w:rFonts w:hint="eastAsia"/>
            <w:lang w:eastAsia="ja-JP"/>
          </w:rPr>
          <w:delText>し</w:delText>
        </w:r>
        <w:r w:rsidR="00283EF4" w:rsidDel="00942607">
          <w:rPr>
            <w:rFonts w:hint="eastAsia"/>
            <w:lang w:eastAsia="ja-JP"/>
          </w:rPr>
          <w:delText>ます。</w:delText>
        </w:r>
      </w:del>
    </w:p>
    <w:p w:rsidR="00942607" w:rsidRDefault="00942607" w:rsidP="00283EF4">
      <w:pPr>
        <w:pStyle w:val="a3"/>
        <w:snapToGrid w:val="0"/>
        <w:spacing w:line="307" w:lineRule="auto"/>
        <w:ind w:left="119" w:right="239" w:firstLine="219"/>
        <w:jc w:val="both"/>
        <w:rPr>
          <w:ins w:id="18" w:author="LV20-560Au" w:date="2021-06-10T15:57:00Z"/>
          <w:lang w:eastAsia="ja-JP"/>
        </w:rPr>
      </w:pPr>
    </w:p>
    <w:p w:rsidR="00942607" w:rsidRDefault="00942607" w:rsidP="00283EF4">
      <w:pPr>
        <w:pStyle w:val="a3"/>
        <w:snapToGrid w:val="0"/>
        <w:spacing w:line="307" w:lineRule="auto"/>
        <w:ind w:left="119" w:right="239" w:firstLine="219"/>
        <w:jc w:val="both"/>
        <w:rPr>
          <w:ins w:id="19" w:author="LV20-560Au" w:date="2021-06-10T15:57:00Z"/>
          <w:lang w:eastAsia="ja-JP"/>
        </w:rPr>
      </w:pPr>
      <w:ins w:id="20" w:author="LV20-560Au" w:date="2021-06-10T15:57:00Z">
        <w:r>
          <w:rPr>
            <w:rFonts w:hint="eastAsia"/>
            <w:lang w:eastAsia="ja-JP"/>
          </w:rPr>
          <w:t>つきましては、</w:t>
        </w:r>
      </w:ins>
      <w:ins w:id="21" w:author="LV20-560Au" w:date="2021-06-10T15:58:00Z">
        <w:r>
          <w:rPr>
            <w:rFonts w:hint="eastAsia"/>
            <w:lang w:eastAsia="ja-JP"/>
          </w:rPr>
          <w:t>皆さん</w:t>
        </w:r>
      </w:ins>
      <w:ins w:id="22" w:author="LV20-560Au" w:date="2021-06-10T18:43:00Z">
        <w:r w:rsidR="006C443E">
          <w:rPr>
            <w:rFonts w:hint="eastAsia"/>
            <w:lang w:eastAsia="ja-JP"/>
          </w:rPr>
          <w:t>が</w:t>
        </w:r>
      </w:ins>
      <w:ins w:id="23" w:author="LV20-560Au" w:date="2021-06-10T15:58:00Z">
        <w:r>
          <w:rPr>
            <w:rFonts w:hint="eastAsia"/>
            <w:lang w:eastAsia="ja-JP"/>
          </w:rPr>
          <w:t>安全・安心して課外活動いただくためにも、</w:t>
        </w:r>
      </w:ins>
      <w:ins w:id="24" w:author="LV20-560Au" w:date="2021-06-10T16:01:00Z">
        <w:r w:rsidR="002602AC">
          <w:rPr>
            <w:rFonts w:hint="eastAsia"/>
            <w:lang w:eastAsia="ja-JP"/>
          </w:rPr>
          <w:t>出来る限り積極的に検査いただきますよう、ご協力</w:t>
        </w:r>
      </w:ins>
      <w:ins w:id="25" w:author="LV20-560Au" w:date="2021-06-10T16:02:00Z">
        <w:r w:rsidR="002602AC">
          <w:rPr>
            <w:rFonts w:hint="eastAsia"/>
            <w:lang w:eastAsia="ja-JP"/>
          </w:rPr>
          <w:t>よろしくお願いします。</w:t>
        </w:r>
      </w:ins>
    </w:p>
    <w:p w:rsidR="00505193" w:rsidDel="006C443E" w:rsidRDefault="006C443E" w:rsidP="009747A0">
      <w:pPr>
        <w:pStyle w:val="a3"/>
        <w:snapToGrid w:val="0"/>
        <w:spacing w:line="307" w:lineRule="auto"/>
        <w:ind w:left="119" w:right="239" w:firstLine="219"/>
        <w:jc w:val="both"/>
        <w:rPr>
          <w:del w:id="26" w:author="LV20-560Au" w:date="2021-06-10T15:54:00Z"/>
          <w:lang w:eastAsia="ja-JP"/>
        </w:rPr>
      </w:pPr>
      <w:ins w:id="27" w:author="LV20-560Au" w:date="2021-06-10T18:43:00Z">
        <w:r>
          <w:rPr>
            <w:rFonts w:hint="eastAsia"/>
            <w:lang w:eastAsia="ja-JP"/>
          </w:rPr>
          <w:t>なお、検査は公認サークルに限定しているわけではありません</w:t>
        </w:r>
      </w:ins>
      <w:ins w:id="28" w:author="LV20-560Au" w:date="2021-06-11T09:32:00Z">
        <w:r w:rsidR="001C08A1">
          <w:rPr>
            <w:rFonts w:hint="eastAsia"/>
            <w:lang w:eastAsia="ja-JP"/>
          </w:rPr>
          <w:t>。</w:t>
        </w:r>
      </w:ins>
      <w:ins w:id="29" w:author="LV20-560Au" w:date="2021-06-10T18:44:00Z">
        <w:r>
          <w:rPr>
            <w:rFonts w:hint="eastAsia"/>
            <w:lang w:eastAsia="ja-JP"/>
          </w:rPr>
          <w:t>興味のある</w:t>
        </w:r>
      </w:ins>
      <w:ins w:id="30" w:author="LV20-560Au" w:date="2021-06-10T18:45:00Z">
        <w:r>
          <w:rPr>
            <w:rFonts w:hint="eastAsia"/>
            <w:lang w:eastAsia="ja-JP"/>
          </w:rPr>
          <w:t>本学の</w:t>
        </w:r>
      </w:ins>
      <w:ins w:id="31" w:author="LV20-560Au" w:date="2021-06-11T09:32:00Z">
        <w:r w:rsidR="001C08A1">
          <w:rPr>
            <w:rFonts w:hint="eastAsia"/>
            <w:lang w:eastAsia="ja-JP"/>
          </w:rPr>
          <w:t>友人</w:t>
        </w:r>
      </w:ins>
      <w:ins w:id="32" w:author="LV20-560Au" w:date="2021-06-10T18:45:00Z">
        <w:r>
          <w:rPr>
            <w:rFonts w:hint="eastAsia"/>
            <w:lang w:eastAsia="ja-JP"/>
          </w:rPr>
          <w:t>がいた場合には、</w:t>
        </w:r>
      </w:ins>
      <w:ins w:id="33" w:author="LV20-560Au" w:date="2021-06-11T09:32:00Z">
        <w:r w:rsidR="001C08A1">
          <w:rPr>
            <w:rFonts w:hint="eastAsia"/>
            <w:lang w:eastAsia="ja-JP"/>
          </w:rPr>
          <w:t>誘っていただいても構いません。</w:t>
        </w:r>
      </w:ins>
      <w:del w:id="34" w:author="LV20-560Au" w:date="2021-06-10T15:54:00Z">
        <w:r w:rsidR="00DC7C0E" w:rsidDel="00942607">
          <w:rPr>
            <w:rFonts w:hint="eastAsia"/>
            <w:lang w:eastAsia="ja-JP"/>
          </w:rPr>
          <w:delText>検討していただいた内容を反映して、下記に示す提出書類としてまとめ、提出をお願いします。提出書類の</w:delText>
        </w:r>
        <w:r w:rsidR="00F72A44" w:rsidDel="00942607">
          <w:rPr>
            <w:rFonts w:hint="eastAsia"/>
            <w:lang w:eastAsia="ja-JP"/>
          </w:rPr>
          <w:delText>内容を確認した上で、適当であると判断され</w:delText>
        </w:r>
        <w:r w:rsidR="009B7597" w:rsidDel="00942607">
          <w:rPr>
            <w:rFonts w:hint="eastAsia"/>
            <w:lang w:eastAsia="ja-JP"/>
          </w:rPr>
          <w:delText>た団体より</w:delText>
        </w:r>
        <w:r w:rsidR="00F72A44" w:rsidDel="00942607">
          <w:rPr>
            <w:rFonts w:hint="eastAsia"/>
            <w:lang w:eastAsia="ja-JP"/>
          </w:rPr>
          <w:delText>、</w:delText>
        </w:r>
        <w:r w:rsidR="009B7597" w:rsidDel="00942607">
          <w:rPr>
            <w:rFonts w:hint="eastAsia"/>
            <w:lang w:eastAsia="ja-JP"/>
          </w:rPr>
          <w:delText>6月21日（月）以降の課外活動を許可いたします。</w:delText>
        </w:r>
        <w:r w:rsidR="00115C93" w:rsidDel="00942607">
          <w:rPr>
            <w:rFonts w:hint="eastAsia"/>
            <w:lang w:eastAsia="ja-JP"/>
          </w:rPr>
          <w:delText>なお、</w:delText>
        </w:r>
        <w:r w:rsidR="0032424A" w:rsidDel="00942607">
          <w:rPr>
            <w:rFonts w:hint="eastAsia"/>
            <w:lang w:eastAsia="ja-JP"/>
          </w:rPr>
          <w:delText>予期せぬ</w:delText>
        </w:r>
        <w:r w:rsidR="00115C93" w:rsidDel="00942607">
          <w:rPr>
            <w:rFonts w:hint="eastAsia"/>
            <w:lang w:eastAsia="ja-JP"/>
          </w:rPr>
          <w:delText>事態</w:delText>
        </w:r>
        <w:r w:rsidR="00DB4E65" w:rsidDel="00942607">
          <w:rPr>
            <w:rFonts w:hint="eastAsia"/>
            <w:lang w:eastAsia="ja-JP"/>
          </w:rPr>
          <w:delText>が</w:delText>
        </w:r>
        <w:r w:rsidR="00115C93" w:rsidDel="00942607">
          <w:rPr>
            <w:rFonts w:hint="eastAsia"/>
            <w:lang w:eastAsia="ja-JP"/>
          </w:rPr>
          <w:delText>発生</w:delText>
        </w:r>
        <w:r w:rsidR="00DB4E65" w:rsidDel="00942607">
          <w:rPr>
            <w:rFonts w:hint="eastAsia"/>
            <w:lang w:eastAsia="ja-JP"/>
          </w:rPr>
          <w:delText>した場合には</w:delText>
        </w:r>
        <w:r w:rsidR="00115C93" w:rsidDel="00942607">
          <w:rPr>
            <w:rFonts w:hint="eastAsia"/>
            <w:lang w:eastAsia="ja-JP"/>
          </w:rPr>
          <w:delText>、</w:delText>
        </w:r>
        <w:r w:rsidR="009F4B6F" w:rsidDel="00942607">
          <w:rPr>
            <w:rFonts w:hint="eastAsia"/>
            <w:lang w:eastAsia="ja-JP"/>
          </w:rPr>
          <w:delText>上記</w:delText>
        </w:r>
        <w:r w:rsidR="00115C93" w:rsidDel="00942607">
          <w:rPr>
            <w:rFonts w:hint="eastAsia"/>
            <w:lang w:eastAsia="ja-JP"/>
          </w:rPr>
          <w:delText>方針が変更</w:delText>
        </w:r>
        <w:r w:rsidR="00DB4E65" w:rsidDel="00942607">
          <w:rPr>
            <w:rFonts w:hint="eastAsia"/>
            <w:lang w:eastAsia="ja-JP"/>
          </w:rPr>
          <w:delText>される</w:delText>
        </w:r>
        <w:r w:rsidR="00115C93" w:rsidDel="00942607">
          <w:rPr>
            <w:rFonts w:hint="eastAsia"/>
            <w:lang w:eastAsia="ja-JP"/>
          </w:rPr>
          <w:delText>ことも</w:delText>
        </w:r>
        <w:r w:rsidR="00DB4E65" w:rsidDel="00942607">
          <w:rPr>
            <w:rFonts w:hint="eastAsia"/>
            <w:lang w:eastAsia="ja-JP"/>
          </w:rPr>
          <w:delText>あり得るという</w:delText>
        </w:r>
        <w:r w:rsidR="00115C93" w:rsidDel="00942607">
          <w:rPr>
            <w:rFonts w:hint="eastAsia"/>
            <w:lang w:eastAsia="ja-JP"/>
          </w:rPr>
          <w:delText>ことはご</w:delText>
        </w:r>
        <w:r w:rsidR="001B1A6F" w:rsidDel="00942607">
          <w:rPr>
            <w:rFonts w:hint="eastAsia"/>
            <w:lang w:eastAsia="ja-JP"/>
          </w:rPr>
          <w:delText>承知おき</w:delText>
        </w:r>
        <w:r w:rsidR="00115C93" w:rsidDel="00942607">
          <w:rPr>
            <w:rFonts w:hint="eastAsia"/>
            <w:lang w:eastAsia="ja-JP"/>
          </w:rPr>
          <w:delText>ください。</w:delText>
        </w:r>
      </w:del>
    </w:p>
    <w:p w:rsidR="006C443E" w:rsidRDefault="006C443E" w:rsidP="009B7597">
      <w:pPr>
        <w:pStyle w:val="a3"/>
        <w:snapToGrid w:val="0"/>
        <w:spacing w:line="307" w:lineRule="auto"/>
        <w:ind w:left="119" w:right="239" w:firstLine="219"/>
        <w:jc w:val="both"/>
        <w:rPr>
          <w:ins w:id="35" w:author="LV20-560Au" w:date="2021-06-10T18:45:00Z"/>
          <w:lang w:eastAsia="ja-JP"/>
        </w:rPr>
      </w:pPr>
    </w:p>
    <w:p w:rsidR="00501C9A" w:rsidRPr="001B1A6F" w:rsidRDefault="00501C9A" w:rsidP="009747A0">
      <w:pPr>
        <w:pStyle w:val="a3"/>
        <w:snapToGrid w:val="0"/>
        <w:spacing w:line="307" w:lineRule="auto"/>
        <w:ind w:left="119" w:right="239" w:firstLine="219"/>
        <w:jc w:val="both"/>
        <w:rPr>
          <w:lang w:eastAsia="ja-JP"/>
        </w:rPr>
      </w:pPr>
    </w:p>
    <w:p w:rsidR="00505193" w:rsidRDefault="00B60234" w:rsidP="009747A0">
      <w:pPr>
        <w:pStyle w:val="a3"/>
        <w:snapToGrid w:val="0"/>
        <w:spacing w:before="153"/>
        <w:jc w:val="center"/>
        <w:rPr>
          <w:lang w:eastAsia="ja-JP"/>
        </w:rPr>
      </w:pPr>
      <w:r>
        <w:rPr>
          <w:w w:val="99"/>
          <w:lang w:eastAsia="ja-JP"/>
        </w:rPr>
        <w:t>記</w:t>
      </w:r>
    </w:p>
    <w:p w:rsidR="00505193" w:rsidRDefault="00505193" w:rsidP="009747A0">
      <w:pPr>
        <w:pStyle w:val="a3"/>
        <w:snapToGrid w:val="0"/>
        <w:rPr>
          <w:lang w:eastAsia="ja-JP"/>
        </w:rPr>
      </w:pPr>
    </w:p>
    <w:p w:rsidR="00F07AE2" w:rsidRDefault="005D7BC9" w:rsidP="009747A0">
      <w:pPr>
        <w:pStyle w:val="a3"/>
        <w:snapToGrid w:val="0"/>
        <w:spacing w:before="156"/>
        <w:ind w:left="119"/>
        <w:rPr>
          <w:ins w:id="36" w:author="LV20-560Au" w:date="2021-06-10T15:43:00Z"/>
          <w:lang w:eastAsia="ja-JP"/>
        </w:rPr>
      </w:pPr>
      <w:r>
        <w:rPr>
          <w:lang w:eastAsia="ja-JP"/>
        </w:rPr>
        <w:t>１．</w:t>
      </w:r>
      <w:del w:id="37" w:author="LV20-560Au" w:date="2021-06-10T15:41:00Z">
        <w:r w:rsidR="009B7597" w:rsidDel="00367B99">
          <w:rPr>
            <w:rFonts w:hint="eastAsia"/>
            <w:lang w:eastAsia="ja-JP"/>
          </w:rPr>
          <w:delText>提出書類</w:delText>
        </w:r>
      </w:del>
      <w:ins w:id="38" w:author="LV20-560Au" w:date="2021-06-10T15:41:00Z">
        <w:r w:rsidR="00367B99">
          <w:rPr>
            <w:rFonts w:hint="eastAsia"/>
            <w:lang w:eastAsia="ja-JP"/>
          </w:rPr>
          <w:t>検査日時</w:t>
        </w:r>
      </w:ins>
      <w:ins w:id="39" w:author="LV20-560Au" w:date="2021-06-10T18:45:00Z">
        <w:r w:rsidR="006C443E">
          <w:rPr>
            <w:rFonts w:hint="eastAsia"/>
            <w:lang w:eastAsia="ja-JP"/>
          </w:rPr>
          <w:t xml:space="preserve">　　</w:t>
        </w:r>
      </w:ins>
      <w:ins w:id="40" w:author="LV20-560Au" w:date="2021-06-10T15:46:00Z">
        <w:r w:rsidR="00367B99" w:rsidRPr="001C08A1">
          <w:rPr>
            <w:rFonts w:hint="eastAsia"/>
            <w:b/>
            <w:lang w:eastAsia="ja-JP"/>
            <w:rPrChange w:id="41" w:author="LV20-560Au" w:date="2021-06-11T09:32:00Z">
              <w:rPr>
                <w:rFonts w:hint="eastAsia"/>
                <w:lang w:eastAsia="ja-JP"/>
              </w:rPr>
            </w:rPrChange>
          </w:rPr>
          <w:t>２０２１</w:t>
        </w:r>
      </w:ins>
      <w:ins w:id="42" w:author="LV20-560Au" w:date="2021-06-10T15:42:00Z">
        <w:r w:rsidR="00367B99" w:rsidRPr="001C08A1">
          <w:rPr>
            <w:rFonts w:hint="eastAsia"/>
            <w:b/>
            <w:lang w:eastAsia="ja-JP"/>
            <w:rPrChange w:id="43" w:author="LV20-560Au" w:date="2021-06-11T09:32:00Z">
              <w:rPr>
                <w:rFonts w:hint="eastAsia"/>
                <w:lang w:eastAsia="ja-JP"/>
              </w:rPr>
            </w:rPrChange>
          </w:rPr>
          <w:t>年</w:t>
        </w:r>
      </w:ins>
      <w:ins w:id="44" w:author="LV20-560Au" w:date="2021-06-10T15:46:00Z">
        <w:r w:rsidR="00367B99" w:rsidRPr="001C08A1">
          <w:rPr>
            <w:rFonts w:hint="eastAsia"/>
            <w:b/>
            <w:lang w:eastAsia="ja-JP"/>
            <w:rPrChange w:id="45" w:author="LV20-560Au" w:date="2021-06-11T09:32:00Z">
              <w:rPr>
                <w:rFonts w:hint="eastAsia"/>
                <w:lang w:eastAsia="ja-JP"/>
              </w:rPr>
            </w:rPrChange>
          </w:rPr>
          <w:t>６</w:t>
        </w:r>
      </w:ins>
      <w:ins w:id="46" w:author="LV20-560Au" w:date="2021-06-10T15:42:00Z">
        <w:r w:rsidR="00367B99" w:rsidRPr="001C08A1">
          <w:rPr>
            <w:rFonts w:hint="eastAsia"/>
            <w:b/>
            <w:lang w:eastAsia="ja-JP"/>
            <w:rPrChange w:id="47" w:author="LV20-560Au" w:date="2021-06-11T09:32:00Z">
              <w:rPr>
                <w:rFonts w:hint="eastAsia"/>
                <w:lang w:eastAsia="ja-JP"/>
              </w:rPr>
            </w:rPrChange>
          </w:rPr>
          <w:t>月</w:t>
        </w:r>
      </w:ins>
      <w:ins w:id="48" w:author="LV20-560Au" w:date="2021-06-10T15:46:00Z">
        <w:r w:rsidR="00367B99" w:rsidRPr="001C08A1">
          <w:rPr>
            <w:rFonts w:hint="eastAsia"/>
            <w:b/>
            <w:lang w:eastAsia="ja-JP"/>
            <w:rPrChange w:id="49" w:author="LV20-560Au" w:date="2021-06-11T09:32:00Z">
              <w:rPr>
                <w:rFonts w:hint="eastAsia"/>
                <w:lang w:eastAsia="ja-JP"/>
              </w:rPr>
            </w:rPrChange>
          </w:rPr>
          <w:t>１６</w:t>
        </w:r>
      </w:ins>
      <w:ins w:id="50" w:author="LV20-560Au" w:date="2021-06-10T15:42:00Z">
        <w:r w:rsidR="00367B99" w:rsidRPr="001C08A1">
          <w:rPr>
            <w:rFonts w:hint="eastAsia"/>
            <w:b/>
            <w:lang w:eastAsia="ja-JP"/>
            <w:rPrChange w:id="51" w:author="LV20-560Au" w:date="2021-06-11T09:32:00Z">
              <w:rPr>
                <w:rFonts w:hint="eastAsia"/>
                <w:lang w:eastAsia="ja-JP"/>
              </w:rPr>
            </w:rPrChange>
          </w:rPr>
          <w:t>日（水）</w:t>
        </w:r>
      </w:ins>
      <w:ins w:id="52" w:author="LV20-560Au" w:date="2021-06-10T15:46:00Z">
        <w:r w:rsidR="00367B99" w:rsidRPr="001C08A1">
          <w:rPr>
            <w:rFonts w:hint="eastAsia"/>
            <w:b/>
            <w:lang w:eastAsia="ja-JP"/>
            <w:rPrChange w:id="53" w:author="LV20-560Au" w:date="2021-06-11T09:32:00Z">
              <w:rPr>
                <w:rFonts w:hint="eastAsia"/>
                <w:lang w:eastAsia="ja-JP"/>
              </w:rPr>
            </w:rPrChange>
          </w:rPr>
          <w:t>１１</w:t>
        </w:r>
      </w:ins>
      <w:ins w:id="54" w:author="LV20-560Au" w:date="2021-06-10T15:43:00Z">
        <w:r w:rsidR="00367B99" w:rsidRPr="001C08A1">
          <w:rPr>
            <w:rFonts w:hint="eastAsia"/>
            <w:b/>
            <w:lang w:eastAsia="ja-JP"/>
            <w:rPrChange w:id="55" w:author="LV20-560Au" w:date="2021-06-11T09:32:00Z">
              <w:rPr>
                <w:rFonts w:hint="eastAsia"/>
                <w:lang w:eastAsia="ja-JP"/>
              </w:rPr>
            </w:rPrChange>
          </w:rPr>
          <w:t xml:space="preserve">時　～　</w:t>
        </w:r>
      </w:ins>
      <w:ins w:id="56" w:author="LV20-560Au" w:date="2021-06-10T15:47:00Z">
        <w:r w:rsidR="00367B99" w:rsidRPr="001C08A1">
          <w:rPr>
            <w:rFonts w:hint="eastAsia"/>
            <w:b/>
            <w:lang w:eastAsia="ja-JP"/>
            <w:rPrChange w:id="57" w:author="LV20-560Au" w:date="2021-06-11T09:32:00Z">
              <w:rPr>
                <w:rFonts w:hint="eastAsia"/>
                <w:lang w:eastAsia="ja-JP"/>
              </w:rPr>
            </w:rPrChange>
          </w:rPr>
          <w:t>１７</w:t>
        </w:r>
      </w:ins>
      <w:ins w:id="58" w:author="LV20-560Au" w:date="2021-06-10T15:43:00Z">
        <w:r w:rsidR="00367B99" w:rsidRPr="001C08A1">
          <w:rPr>
            <w:rFonts w:hint="eastAsia"/>
            <w:b/>
            <w:lang w:eastAsia="ja-JP"/>
            <w:rPrChange w:id="59" w:author="LV20-560Au" w:date="2021-06-11T09:32:00Z">
              <w:rPr>
                <w:rFonts w:hint="eastAsia"/>
                <w:lang w:eastAsia="ja-JP"/>
              </w:rPr>
            </w:rPrChange>
          </w:rPr>
          <w:t>時</w:t>
        </w:r>
      </w:ins>
    </w:p>
    <w:p w:rsidR="00367B99" w:rsidRDefault="00367B99" w:rsidP="009747A0">
      <w:pPr>
        <w:pStyle w:val="a3"/>
        <w:snapToGrid w:val="0"/>
        <w:spacing w:before="156"/>
        <w:ind w:left="119"/>
        <w:rPr>
          <w:ins w:id="60" w:author="LV20-560Au" w:date="2021-06-10T15:47:00Z"/>
          <w:lang w:eastAsia="ja-JP"/>
        </w:rPr>
      </w:pPr>
      <w:ins w:id="61" w:author="LV20-560Au" w:date="2021-06-10T15:43:00Z">
        <w:r>
          <w:rPr>
            <w:rFonts w:hint="eastAsia"/>
            <w:lang w:eastAsia="ja-JP"/>
          </w:rPr>
          <w:t>２</w:t>
        </w:r>
      </w:ins>
      <w:ins w:id="62" w:author="LV20-560Au" w:date="2021-06-10T15:46:00Z">
        <w:r>
          <w:rPr>
            <w:lang w:eastAsia="ja-JP"/>
          </w:rPr>
          <w:t>．</w:t>
        </w:r>
        <w:r>
          <w:rPr>
            <w:rFonts w:hint="eastAsia"/>
            <w:lang w:eastAsia="ja-JP"/>
          </w:rPr>
          <w:t>検査場所</w:t>
        </w:r>
      </w:ins>
      <w:ins w:id="63" w:author="LV20-560Au" w:date="2021-06-10T18:45:00Z">
        <w:r w:rsidR="006C443E">
          <w:rPr>
            <w:rFonts w:hint="eastAsia"/>
            <w:lang w:eastAsia="ja-JP"/>
          </w:rPr>
          <w:t xml:space="preserve">　　</w:t>
        </w:r>
      </w:ins>
      <w:ins w:id="64" w:author="LV20-560Au" w:date="2021-06-10T15:47:00Z">
        <w:r w:rsidRPr="001C08A1">
          <w:rPr>
            <w:rFonts w:hint="eastAsia"/>
            <w:b/>
            <w:lang w:eastAsia="ja-JP"/>
            <w:rPrChange w:id="65" w:author="LV20-560Au" w:date="2021-06-11T09:33:00Z">
              <w:rPr>
                <w:rFonts w:hint="eastAsia"/>
                <w:lang w:eastAsia="ja-JP"/>
              </w:rPr>
            </w:rPrChange>
          </w:rPr>
          <w:t>７０</w:t>
        </w:r>
      </w:ins>
      <w:ins w:id="66" w:author="LV20-560Au" w:date="2021-06-10T15:46:00Z">
        <w:r w:rsidRPr="001C08A1">
          <w:rPr>
            <w:rFonts w:hint="eastAsia"/>
            <w:b/>
            <w:lang w:eastAsia="ja-JP"/>
            <w:rPrChange w:id="67" w:author="LV20-560Au" w:date="2021-06-11T09:33:00Z">
              <w:rPr>
                <w:rFonts w:hint="eastAsia"/>
                <w:lang w:eastAsia="ja-JP"/>
              </w:rPr>
            </w:rPrChange>
          </w:rPr>
          <w:t>周年記念講堂</w:t>
        </w:r>
      </w:ins>
    </w:p>
    <w:p w:rsidR="00942607" w:rsidRDefault="00942607" w:rsidP="00942607">
      <w:pPr>
        <w:pStyle w:val="a3"/>
        <w:snapToGrid w:val="0"/>
        <w:spacing w:before="156"/>
        <w:ind w:leftChars="50" w:left="1870" w:hangingChars="800" w:hanging="1760"/>
        <w:rPr>
          <w:ins w:id="68" w:author="LV20-560Au" w:date="2021-06-10T16:00:00Z"/>
          <w:lang w:eastAsia="ja-JP"/>
        </w:rPr>
      </w:pPr>
      <w:ins w:id="69" w:author="LV20-560Au" w:date="2021-06-10T15:59:00Z">
        <w:r>
          <w:rPr>
            <w:rFonts w:hint="eastAsia"/>
            <w:noProof/>
            <w:lang w:eastAsia="ja-JP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4276725</wp:posOffset>
                  </wp:positionH>
                  <wp:positionV relativeFrom="paragraph">
                    <wp:posOffset>104775</wp:posOffset>
                  </wp:positionV>
                  <wp:extent cx="312420" cy="2072640"/>
                  <wp:effectExtent l="0" t="0" r="11430" b="22860"/>
                  <wp:wrapNone/>
                  <wp:docPr id="1" name="右中かっこ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12420" cy="2072640"/>
                          </a:xfrm>
                          <a:prstGeom prst="rightBrac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type w14:anchorId="0D3175FB"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右中かっこ 1" o:spid="_x0000_s1026" type="#_x0000_t88" style="position:absolute;left:0;text-align:left;margin-left:336.75pt;margin-top:8.25pt;width:24.6pt;height:163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" adj="271" strokecolor="black [3213]"/>
              </w:pict>
            </mc:Fallback>
          </mc:AlternateContent>
        </w:r>
      </w:ins>
      <w:ins w:id="70" w:author="LV20-560Au" w:date="2021-06-10T15:47:00Z">
        <w:r w:rsidR="00367B99">
          <w:rPr>
            <w:rFonts w:hint="eastAsia"/>
            <w:lang w:eastAsia="ja-JP"/>
          </w:rPr>
          <w:t>３</w:t>
        </w:r>
        <w:r w:rsidR="00367B99">
          <w:rPr>
            <w:lang w:eastAsia="ja-JP"/>
          </w:rPr>
          <w:t>．</w:t>
        </w:r>
        <w:r w:rsidR="00367B99">
          <w:rPr>
            <w:rFonts w:hint="eastAsia"/>
            <w:lang w:eastAsia="ja-JP"/>
          </w:rPr>
          <w:t>検査の流れ</w:t>
        </w:r>
      </w:ins>
      <w:ins w:id="71" w:author="LV20-560Au" w:date="2021-06-10T18:45:00Z">
        <w:r w:rsidR="006C443E">
          <w:rPr>
            <w:rFonts w:hint="eastAsia"/>
            <w:lang w:eastAsia="ja-JP"/>
          </w:rPr>
          <w:t xml:space="preserve">　</w:t>
        </w:r>
      </w:ins>
      <w:ins w:id="72" w:author="LV20-560Au" w:date="2021-06-10T15:48:00Z">
        <w:r w:rsidR="00367B99">
          <w:rPr>
            <w:rFonts w:hint="eastAsia"/>
            <w:lang w:eastAsia="ja-JP"/>
          </w:rPr>
          <w:t>ご自分のスマートフォーンを利用し、個人情報の</w:t>
        </w:r>
      </w:ins>
    </w:p>
    <w:p w:rsidR="00367B99" w:rsidRDefault="00367B99">
      <w:pPr>
        <w:pStyle w:val="a3"/>
        <w:snapToGrid w:val="0"/>
        <w:spacing w:before="156"/>
        <w:ind w:leftChars="850" w:left="1870"/>
        <w:rPr>
          <w:ins w:id="73" w:author="LV20-560Au" w:date="2021-06-10T15:49:00Z"/>
          <w:lang w:eastAsia="ja-JP"/>
        </w:rPr>
        <w:pPrChange w:id="74" w:author="LV20-560Au" w:date="2021-06-10T15:59:00Z">
          <w:pPr>
            <w:pStyle w:val="a3"/>
            <w:snapToGrid w:val="0"/>
            <w:spacing w:before="156"/>
            <w:ind w:left="1760" w:hangingChars="800" w:hanging="1760"/>
          </w:pPr>
        </w:pPrChange>
      </w:pPr>
      <w:ins w:id="75" w:author="LV20-560Au" w:date="2021-06-10T15:48:00Z">
        <w:r>
          <w:rPr>
            <w:rFonts w:hint="eastAsia"/>
            <w:lang w:eastAsia="ja-JP"/>
          </w:rPr>
          <w:t>登録と同意事項の確認</w:t>
        </w:r>
      </w:ins>
      <w:ins w:id="76" w:author="LV20-560Au" w:date="2021-06-10T15:49:00Z">
        <w:r>
          <w:rPr>
            <w:rFonts w:hint="eastAsia"/>
            <w:lang w:eastAsia="ja-JP"/>
          </w:rPr>
          <w:t>をする。</w:t>
        </w:r>
      </w:ins>
    </w:p>
    <w:p w:rsidR="00367B99" w:rsidRDefault="002602AC" w:rsidP="00367B99">
      <w:pPr>
        <w:pStyle w:val="a3"/>
        <w:snapToGrid w:val="0"/>
        <w:spacing w:before="156"/>
        <w:ind w:left="1760" w:hangingChars="800" w:hanging="1760"/>
        <w:rPr>
          <w:ins w:id="77" w:author="LV20-560Au" w:date="2021-06-10T15:49:00Z"/>
          <w:lang w:eastAsia="ja-JP"/>
        </w:rPr>
      </w:pPr>
      <w:ins w:id="78" w:author="LV20-560Au" w:date="2021-06-10T15:59:00Z">
        <w:r>
          <w:rPr>
            <w:rFonts w:hint="eastAsia"/>
            <w:noProof/>
            <w:lang w:eastAsia="ja-JP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4657725</wp:posOffset>
                  </wp:positionH>
                  <wp:positionV relativeFrom="paragraph">
                    <wp:posOffset>283845</wp:posOffset>
                  </wp:positionV>
                  <wp:extent cx="1226820" cy="655320"/>
                  <wp:effectExtent l="0" t="0" r="11430" b="11430"/>
                  <wp:wrapNone/>
                  <wp:docPr id="2" name="テキスト ボックス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226820" cy="6553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942607" w:rsidRDefault="00942607">
                              <w:pPr>
                                <w:rPr>
                                  <w:ins w:id="79" w:author="LV20-560Au" w:date="2021-06-10T15:59:00Z"/>
                                  <w:lang w:eastAsia="ja-JP"/>
                                </w:rPr>
                              </w:pPr>
                              <w:ins w:id="80" w:author="LV20-560Au" w:date="2021-06-10T15:59:00Z">
                                <w:r>
                                  <w:rPr>
                                    <w:rFonts w:hint="eastAsia"/>
                                    <w:lang w:eastAsia="ja-JP"/>
                                  </w:rPr>
                                  <w:t>この間、</w:t>
                                </w:r>
                              </w:ins>
                            </w:p>
                            <w:p w:rsidR="00942607" w:rsidRDefault="00942607">
                              <w:pPr>
                                <w:rPr>
                                  <w:ins w:id="81" w:author="LV20-560Au" w:date="2021-06-10T16:00:00Z"/>
                                  <w:lang w:eastAsia="ja-JP"/>
                                </w:rPr>
                              </w:pPr>
                              <w:ins w:id="82" w:author="LV20-560Au" w:date="2021-06-10T15:59:00Z">
                                <w:r>
                                  <w:rPr>
                                    <w:rFonts w:hint="eastAsia"/>
                                    <w:lang w:eastAsia="ja-JP"/>
                                  </w:rPr>
                                  <w:t>１０</w:t>
                                </w:r>
                              </w:ins>
                              <w:ins w:id="83" w:author="LV20-560Au" w:date="2021-06-10T16:00:00Z">
                                <w:r>
                                  <w:rPr>
                                    <w:rFonts w:hint="eastAsia"/>
                                    <w:lang w:eastAsia="ja-JP"/>
                                  </w:rPr>
                                  <w:t>分</w:t>
                                </w:r>
                              </w:ins>
                            </w:p>
                            <w:p w:rsidR="00942607" w:rsidRDefault="00942607">
                              <w:pPr>
                                <w:rPr>
                                  <w:lang w:eastAsia="ja-JP"/>
                                </w:rPr>
                              </w:pPr>
                              <w:ins w:id="84" w:author="LV20-560Au" w:date="2021-06-10T16:00:00Z">
                                <w:r>
                                  <w:rPr>
                                    <w:rFonts w:hint="eastAsia"/>
                                    <w:lang w:eastAsia="ja-JP"/>
                                  </w:rPr>
                                  <w:t xml:space="preserve">　～２０分程度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テキスト ボックス 2" o:spid="_x0000_s1026" type="#_x0000_t202" style="position:absolute;left:0;text-align:left;margin-left:366.75pt;margin-top:22.35pt;width:96.6pt;height:51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" fillcolor="white [3201]" strokeweight=".5pt">
                  <v:textbox>
                    <w:txbxContent>
                      <w:p w:rsidR="00942607" w:rsidRDefault="00942607">
                        <w:pPr>
                          <w:rPr>
                            <w:ins w:id="85" w:author="LV20-560Au" w:date="2021-06-10T15:59:00Z"/>
                            <w:lang w:eastAsia="ja-JP"/>
                          </w:rPr>
                        </w:pPr>
                        <w:ins w:id="86" w:author="LV20-560Au" w:date="2021-06-10T15:59:00Z">
                          <w:r>
                            <w:rPr>
                              <w:rFonts w:hint="eastAsia"/>
                              <w:lang w:eastAsia="ja-JP"/>
                            </w:rPr>
                            <w:t>この間、</w:t>
                          </w:r>
                        </w:ins>
                      </w:p>
                      <w:p w:rsidR="00942607" w:rsidRDefault="00942607">
                        <w:pPr>
                          <w:rPr>
                            <w:ins w:id="87" w:author="LV20-560Au" w:date="2021-06-10T16:00:00Z"/>
                            <w:lang w:eastAsia="ja-JP"/>
                          </w:rPr>
                        </w:pPr>
                        <w:ins w:id="88" w:author="LV20-560Au" w:date="2021-06-10T15:59:00Z">
                          <w:r>
                            <w:rPr>
                              <w:rFonts w:hint="eastAsia"/>
                              <w:lang w:eastAsia="ja-JP"/>
                            </w:rPr>
                            <w:t>１０</w:t>
                          </w:r>
                        </w:ins>
                        <w:ins w:id="89" w:author="LV20-560Au" w:date="2021-06-10T16:00:00Z">
                          <w:r>
                            <w:rPr>
                              <w:rFonts w:hint="eastAsia"/>
                              <w:lang w:eastAsia="ja-JP"/>
                            </w:rPr>
                            <w:t>分</w:t>
                          </w:r>
                        </w:ins>
                      </w:p>
                      <w:p w:rsidR="00942607" w:rsidRDefault="00942607">
                        <w:pPr>
                          <w:rPr>
                            <w:lang w:eastAsia="ja-JP"/>
                          </w:rPr>
                        </w:pPr>
                        <w:ins w:id="90" w:author="LV20-560Au" w:date="2021-06-10T16:00:00Z">
                          <w:r>
                            <w:rPr>
                              <w:rFonts w:hint="eastAsia"/>
                              <w:lang w:eastAsia="ja-JP"/>
                            </w:rPr>
                            <w:t xml:space="preserve">　～２０分程度</w:t>
                          </w:r>
                        </w:ins>
                      </w:p>
                    </w:txbxContent>
                  </v:textbox>
                </v:shape>
              </w:pict>
            </mc:Fallback>
          </mc:AlternateContent>
        </w:r>
      </w:ins>
      <w:ins w:id="91" w:author="LV20-560Au" w:date="2021-06-10T15:49:00Z">
        <w:r w:rsidR="00367B99">
          <w:rPr>
            <w:rFonts w:hint="eastAsia"/>
            <w:lang w:eastAsia="ja-JP"/>
          </w:rPr>
          <w:t xml:space="preserve">　　　　　　　　</w:t>
        </w:r>
      </w:ins>
      <w:ins w:id="92" w:author="LV20-560Au" w:date="2021-06-10T15:52:00Z">
        <w:r w:rsidR="00942607">
          <w:rPr>
            <w:rFonts w:hint="eastAsia"/>
            <w:lang w:eastAsia="ja-JP"/>
          </w:rPr>
          <w:t xml:space="preserve"> </w:t>
        </w:r>
      </w:ins>
      <w:ins w:id="93" w:author="LV20-560Au" w:date="2021-06-10T15:49:00Z">
        <w:r w:rsidR="00367B99">
          <w:rPr>
            <w:rFonts w:hint="eastAsia"/>
            <w:lang w:eastAsia="ja-JP"/>
          </w:rPr>
          <w:t>↓</w:t>
        </w:r>
      </w:ins>
    </w:p>
    <w:p w:rsidR="00367B99" w:rsidRDefault="00367B99" w:rsidP="00367B99">
      <w:pPr>
        <w:pStyle w:val="a3"/>
        <w:snapToGrid w:val="0"/>
        <w:spacing w:before="156"/>
        <w:ind w:left="1760" w:hangingChars="800" w:hanging="1760"/>
        <w:rPr>
          <w:ins w:id="94" w:author="LV20-560Au" w:date="2021-06-10T15:50:00Z"/>
          <w:lang w:eastAsia="ja-JP"/>
        </w:rPr>
      </w:pPr>
      <w:ins w:id="95" w:author="LV20-560Au" w:date="2021-06-10T15:49:00Z">
        <w:r>
          <w:rPr>
            <w:rFonts w:hint="eastAsia"/>
            <w:lang w:eastAsia="ja-JP"/>
          </w:rPr>
          <w:t xml:space="preserve">　　　　　　　　</w:t>
        </w:r>
      </w:ins>
      <w:ins w:id="96" w:author="LV20-560Au" w:date="2021-06-10T15:52:00Z">
        <w:r w:rsidR="00942607">
          <w:rPr>
            <w:rFonts w:hint="eastAsia"/>
            <w:lang w:eastAsia="ja-JP"/>
          </w:rPr>
          <w:t xml:space="preserve"> </w:t>
        </w:r>
      </w:ins>
      <w:ins w:id="97" w:author="LV20-560Au" w:date="2021-06-10T15:49:00Z">
        <w:r>
          <w:rPr>
            <w:rFonts w:hint="eastAsia"/>
            <w:lang w:eastAsia="ja-JP"/>
          </w:rPr>
          <w:t>検査容器の番号を</w:t>
        </w:r>
      </w:ins>
      <w:ins w:id="98" w:author="LV20-560Au" w:date="2021-06-10T15:50:00Z">
        <w:r>
          <w:rPr>
            <w:rFonts w:hint="eastAsia"/>
            <w:lang w:eastAsia="ja-JP"/>
          </w:rPr>
          <w:t>登録。</w:t>
        </w:r>
      </w:ins>
    </w:p>
    <w:p w:rsidR="00367B99" w:rsidRDefault="00367B99" w:rsidP="00367B99">
      <w:pPr>
        <w:pStyle w:val="a3"/>
        <w:snapToGrid w:val="0"/>
        <w:spacing w:before="156"/>
        <w:ind w:left="1760" w:hangingChars="800" w:hanging="1760"/>
        <w:rPr>
          <w:ins w:id="99" w:author="LV20-560Au" w:date="2021-06-10T15:50:00Z"/>
          <w:lang w:eastAsia="ja-JP"/>
        </w:rPr>
      </w:pPr>
      <w:ins w:id="100" w:author="LV20-560Au" w:date="2021-06-10T15:50:00Z">
        <w:r>
          <w:rPr>
            <w:rFonts w:hint="eastAsia"/>
            <w:lang w:eastAsia="ja-JP"/>
          </w:rPr>
          <w:t xml:space="preserve">　　　　　　　　</w:t>
        </w:r>
      </w:ins>
      <w:ins w:id="101" w:author="LV20-560Au" w:date="2021-06-10T15:52:00Z">
        <w:r w:rsidR="00942607">
          <w:rPr>
            <w:rFonts w:hint="eastAsia"/>
            <w:lang w:eastAsia="ja-JP"/>
          </w:rPr>
          <w:t xml:space="preserve"> </w:t>
        </w:r>
      </w:ins>
      <w:ins w:id="102" w:author="LV20-560Au" w:date="2021-06-10T15:50:00Z">
        <w:r>
          <w:rPr>
            <w:rFonts w:hint="eastAsia"/>
            <w:lang w:eastAsia="ja-JP"/>
          </w:rPr>
          <w:t>↓</w:t>
        </w:r>
      </w:ins>
    </w:p>
    <w:p w:rsidR="00367B99" w:rsidRDefault="00367B99" w:rsidP="00367B99">
      <w:pPr>
        <w:pStyle w:val="a3"/>
        <w:snapToGrid w:val="0"/>
        <w:spacing w:before="156"/>
        <w:ind w:left="1760" w:hangingChars="800" w:hanging="1760"/>
        <w:rPr>
          <w:ins w:id="103" w:author="LV20-560Au" w:date="2021-06-10T15:51:00Z"/>
          <w:lang w:eastAsia="ja-JP"/>
        </w:rPr>
      </w:pPr>
      <w:ins w:id="104" w:author="LV20-560Au" w:date="2021-06-10T15:50:00Z">
        <w:r>
          <w:rPr>
            <w:rFonts w:hint="eastAsia"/>
            <w:lang w:eastAsia="ja-JP"/>
          </w:rPr>
          <w:t xml:space="preserve">　　　　　　　　</w:t>
        </w:r>
      </w:ins>
      <w:ins w:id="105" w:author="LV20-560Au" w:date="2021-06-10T15:52:00Z">
        <w:r w:rsidR="00942607">
          <w:rPr>
            <w:rFonts w:hint="eastAsia"/>
            <w:lang w:eastAsia="ja-JP"/>
          </w:rPr>
          <w:t xml:space="preserve"> </w:t>
        </w:r>
      </w:ins>
      <w:ins w:id="106" w:author="LV20-560Au" w:date="2021-06-10T15:51:00Z">
        <w:r w:rsidR="00942607">
          <w:rPr>
            <w:rFonts w:hint="eastAsia"/>
            <w:lang w:eastAsia="ja-JP"/>
          </w:rPr>
          <w:t>唾液採取</w:t>
        </w:r>
      </w:ins>
    </w:p>
    <w:p w:rsidR="00942607" w:rsidRDefault="00942607" w:rsidP="00367B99">
      <w:pPr>
        <w:pStyle w:val="a3"/>
        <w:snapToGrid w:val="0"/>
        <w:spacing w:before="156"/>
        <w:ind w:left="1760" w:hangingChars="800" w:hanging="1760"/>
        <w:rPr>
          <w:ins w:id="107" w:author="LV20-560Au" w:date="2021-06-10T15:51:00Z"/>
          <w:lang w:eastAsia="ja-JP"/>
        </w:rPr>
      </w:pPr>
      <w:ins w:id="108" w:author="LV20-560Au" w:date="2021-06-10T15:51:00Z">
        <w:r>
          <w:rPr>
            <w:rFonts w:hint="eastAsia"/>
            <w:lang w:eastAsia="ja-JP"/>
          </w:rPr>
          <w:t xml:space="preserve">　　　　　　　　</w:t>
        </w:r>
      </w:ins>
      <w:ins w:id="109" w:author="LV20-560Au" w:date="2021-06-10T15:52:00Z">
        <w:r>
          <w:rPr>
            <w:rFonts w:hint="eastAsia"/>
            <w:lang w:eastAsia="ja-JP"/>
          </w:rPr>
          <w:t xml:space="preserve"> </w:t>
        </w:r>
      </w:ins>
      <w:ins w:id="110" w:author="LV20-560Au" w:date="2021-06-10T15:51:00Z">
        <w:r>
          <w:rPr>
            <w:rFonts w:hint="eastAsia"/>
            <w:lang w:eastAsia="ja-JP"/>
          </w:rPr>
          <w:t>↓</w:t>
        </w:r>
      </w:ins>
    </w:p>
    <w:p w:rsidR="00942607" w:rsidRDefault="00942607" w:rsidP="00367B99">
      <w:pPr>
        <w:pStyle w:val="a3"/>
        <w:snapToGrid w:val="0"/>
        <w:spacing w:before="156"/>
        <w:ind w:left="1760" w:hangingChars="800" w:hanging="1760"/>
        <w:rPr>
          <w:ins w:id="111" w:author="LV20-560Au" w:date="2021-06-10T15:52:00Z"/>
          <w:lang w:eastAsia="ja-JP"/>
        </w:rPr>
      </w:pPr>
      <w:ins w:id="112" w:author="LV20-560Au" w:date="2021-06-10T15:51:00Z">
        <w:r>
          <w:rPr>
            <w:rFonts w:hint="eastAsia"/>
            <w:lang w:eastAsia="ja-JP"/>
          </w:rPr>
          <w:t xml:space="preserve">　　　　　　　　</w:t>
        </w:r>
      </w:ins>
      <w:ins w:id="113" w:author="LV20-560Au" w:date="2021-06-10T15:52:00Z">
        <w:r>
          <w:rPr>
            <w:rFonts w:hint="eastAsia"/>
            <w:lang w:eastAsia="ja-JP"/>
          </w:rPr>
          <w:t xml:space="preserve"> </w:t>
        </w:r>
      </w:ins>
      <w:ins w:id="114" w:author="LV20-560Au" w:date="2021-06-10T15:51:00Z">
        <w:r>
          <w:rPr>
            <w:rFonts w:hint="eastAsia"/>
            <w:lang w:eastAsia="ja-JP"/>
          </w:rPr>
          <w:t>検査容器を係員にその場で</w:t>
        </w:r>
      </w:ins>
      <w:ins w:id="115" w:author="LV20-560Au" w:date="2021-06-10T15:52:00Z">
        <w:r>
          <w:rPr>
            <w:rFonts w:hint="eastAsia"/>
            <w:lang w:eastAsia="ja-JP"/>
          </w:rPr>
          <w:t>提出</w:t>
        </w:r>
      </w:ins>
    </w:p>
    <w:p w:rsidR="00942607" w:rsidRDefault="00942607">
      <w:pPr>
        <w:pStyle w:val="a3"/>
        <w:snapToGrid w:val="0"/>
        <w:spacing w:before="156"/>
        <w:ind w:leftChars="50" w:left="1760" w:hangingChars="750" w:hanging="1650"/>
        <w:rPr>
          <w:ins w:id="116" w:author="LV20-560Au" w:date="2021-06-10T15:52:00Z"/>
          <w:lang w:eastAsia="ja-JP"/>
        </w:rPr>
        <w:pPrChange w:id="117" w:author="LV20-560Au" w:date="2021-06-10T15:53:00Z">
          <w:pPr>
            <w:pStyle w:val="a3"/>
            <w:snapToGrid w:val="0"/>
            <w:spacing w:before="156"/>
            <w:ind w:left="1760" w:hangingChars="800" w:hanging="1760"/>
          </w:pPr>
        </w:pPrChange>
      </w:pPr>
      <w:ins w:id="118" w:author="LV20-560Au" w:date="2021-06-10T15:53:00Z">
        <w:r>
          <w:rPr>
            <w:rFonts w:hint="eastAsia"/>
            <w:lang w:eastAsia="ja-JP"/>
          </w:rPr>
          <w:t>４</w:t>
        </w:r>
        <w:r>
          <w:rPr>
            <w:lang w:eastAsia="ja-JP"/>
          </w:rPr>
          <w:t>．</w:t>
        </w:r>
        <w:r>
          <w:rPr>
            <w:rFonts w:hint="eastAsia"/>
            <w:lang w:eastAsia="ja-JP"/>
          </w:rPr>
          <w:t>検査結果：翌日もしくは翌々日に登録したメールアドレスへ送付されてきます。</w:t>
        </w:r>
      </w:ins>
    </w:p>
    <w:p w:rsidR="00942607" w:rsidDel="00942607" w:rsidRDefault="00942607">
      <w:pPr>
        <w:pStyle w:val="a3"/>
        <w:snapToGrid w:val="0"/>
        <w:spacing w:before="156"/>
        <w:ind w:left="1760" w:hangingChars="800" w:hanging="1760"/>
        <w:rPr>
          <w:del w:id="119" w:author="LV20-560Au" w:date="2021-06-10T15:54:00Z"/>
          <w:lang w:eastAsia="ja-JP"/>
        </w:rPr>
        <w:pPrChange w:id="120" w:author="LV20-560Au" w:date="2021-06-10T15:54:00Z">
          <w:pPr>
            <w:pStyle w:val="a3"/>
            <w:snapToGrid w:val="0"/>
            <w:spacing w:before="156"/>
            <w:ind w:left="119"/>
          </w:pPr>
        </w:pPrChange>
      </w:pPr>
      <w:ins w:id="121" w:author="LV20-560Au" w:date="2021-06-10T15:52:00Z">
        <w:r>
          <w:rPr>
            <w:rFonts w:hint="eastAsia"/>
            <w:lang w:eastAsia="ja-JP"/>
          </w:rPr>
          <w:t xml:space="preserve">　</w:t>
        </w:r>
      </w:ins>
    </w:p>
    <w:p w:rsidR="009B7597" w:rsidDel="00367B99" w:rsidRDefault="009B7597">
      <w:pPr>
        <w:pStyle w:val="a3"/>
        <w:snapToGrid w:val="0"/>
        <w:spacing w:before="156"/>
        <w:ind w:left="1760" w:hangingChars="800" w:hanging="1760"/>
        <w:rPr>
          <w:del w:id="122" w:author="LV20-560Au" w:date="2021-06-10T15:41:00Z"/>
          <w:lang w:eastAsia="ja-JP"/>
        </w:rPr>
        <w:pPrChange w:id="123" w:author="LV20-560Au" w:date="2021-06-10T15:54:00Z">
          <w:pPr>
            <w:pStyle w:val="a3"/>
            <w:snapToGrid w:val="0"/>
            <w:spacing w:before="78"/>
            <w:ind w:left="539"/>
          </w:pPr>
        </w:pPrChange>
      </w:pPr>
      <w:del w:id="124" w:author="LV20-560Au" w:date="2021-06-10T15:41:00Z">
        <w:r w:rsidDel="00367B99">
          <w:rPr>
            <w:rFonts w:hint="eastAsia"/>
            <w:lang w:eastAsia="ja-JP"/>
          </w:rPr>
          <w:delText>①誓約書</w:delText>
        </w:r>
        <w:r w:rsidR="002006F0" w:rsidDel="00367B99">
          <w:rPr>
            <w:rFonts w:hint="eastAsia"/>
            <w:lang w:eastAsia="ja-JP"/>
          </w:rPr>
          <w:delText xml:space="preserve">　　：</w:delText>
        </w:r>
        <w:r w:rsidDel="00367B99">
          <w:rPr>
            <w:rFonts w:hint="eastAsia"/>
            <w:lang w:eastAsia="ja-JP"/>
          </w:rPr>
          <w:delText>基本的な感染症対策は徹底すると部内メンバーで共有したもの。</w:delText>
        </w:r>
      </w:del>
    </w:p>
    <w:p w:rsidR="0007302E" w:rsidDel="00367B99" w:rsidRDefault="0007302E">
      <w:pPr>
        <w:pStyle w:val="a3"/>
        <w:snapToGrid w:val="0"/>
        <w:spacing w:before="156"/>
        <w:ind w:left="1760" w:hangingChars="800" w:hanging="1760"/>
        <w:rPr>
          <w:del w:id="125" w:author="LV20-560Au" w:date="2021-06-10T15:41:00Z"/>
          <w:lang w:eastAsia="ja-JP"/>
        </w:rPr>
        <w:pPrChange w:id="126" w:author="LV20-560Au" w:date="2021-06-10T15:54:00Z">
          <w:pPr>
            <w:pStyle w:val="a3"/>
            <w:snapToGrid w:val="0"/>
            <w:spacing w:before="78"/>
            <w:ind w:left="539"/>
          </w:pPr>
        </w:pPrChange>
      </w:pPr>
      <w:del w:id="127" w:author="LV20-560Au" w:date="2021-06-10T15:41:00Z">
        <w:r w:rsidDel="00367B99">
          <w:rPr>
            <w:rFonts w:hint="eastAsia"/>
            <w:lang w:eastAsia="ja-JP"/>
          </w:rPr>
          <w:delText xml:space="preserve">　　　　　</w:delText>
        </w:r>
        <w:r w:rsidR="002006F0" w:rsidDel="00367B99">
          <w:rPr>
            <w:rFonts w:hint="eastAsia"/>
            <w:lang w:eastAsia="ja-JP"/>
          </w:rPr>
          <w:delText xml:space="preserve">　　</w:delText>
        </w:r>
        <w:r w:rsidDel="00367B99">
          <w:rPr>
            <w:rFonts w:hint="eastAsia"/>
            <w:lang w:eastAsia="ja-JP"/>
          </w:rPr>
          <w:delText>誓約先は「東京工業大学　学長殿」としてください。</w:delText>
        </w:r>
      </w:del>
    </w:p>
    <w:p w:rsidR="009B7597" w:rsidDel="00942607" w:rsidRDefault="009B7597">
      <w:pPr>
        <w:pStyle w:val="a3"/>
        <w:snapToGrid w:val="0"/>
        <w:spacing w:before="156"/>
        <w:ind w:left="1760" w:hangingChars="800" w:hanging="1760"/>
        <w:rPr>
          <w:del w:id="128" w:author="LV20-560Au" w:date="2021-06-10T15:54:00Z"/>
          <w:lang w:eastAsia="ja-JP"/>
        </w:rPr>
        <w:pPrChange w:id="129" w:author="LV20-560Au" w:date="2021-06-10T15:54:00Z">
          <w:pPr>
            <w:pStyle w:val="a3"/>
            <w:snapToGrid w:val="0"/>
            <w:spacing w:before="78"/>
            <w:ind w:leftChars="250" w:left="2125" w:hangingChars="716" w:hanging="1575"/>
          </w:pPr>
        </w:pPrChange>
      </w:pPr>
      <w:del w:id="130" w:author="LV20-560Au" w:date="2021-06-10T15:54:00Z">
        <w:r w:rsidDel="00942607">
          <w:rPr>
            <w:rFonts w:hint="eastAsia"/>
            <w:lang w:eastAsia="ja-JP"/>
          </w:rPr>
          <w:delText>②活動計画書</w:delText>
        </w:r>
        <w:r w:rsidR="002006F0" w:rsidDel="00942607">
          <w:rPr>
            <w:rFonts w:hint="eastAsia"/>
            <w:lang w:eastAsia="ja-JP"/>
          </w:rPr>
          <w:delText>：</w:delText>
        </w:r>
        <w:r w:rsidR="00711F82" w:rsidDel="00942607">
          <w:rPr>
            <w:rFonts w:hint="eastAsia"/>
            <w:lang w:eastAsia="ja-JP"/>
          </w:rPr>
          <w:delText>仮に</w:delText>
        </w:r>
        <w:r w:rsidR="00711F82" w:rsidRPr="00892AB8" w:rsidDel="00942607">
          <w:rPr>
            <w:rFonts w:hint="eastAsia"/>
            <w:b/>
            <w:lang w:eastAsia="ja-JP"/>
          </w:rPr>
          <w:delText>緊急事態宣言が解除にならなくても課外活動</w:delText>
        </w:r>
        <w:r w:rsidR="00131B9B" w:rsidRPr="00892AB8" w:rsidDel="00942607">
          <w:rPr>
            <w:rFonts w:hint="eastAsia"/>
            <w:b/>
            <w:lang w:eastAsia="ja-JP"/>
          </w:rPr>
          <w:delText>を</w:delText>
        </w:r>
        <w:r w:rsidR="00711F82" w:rsidRPr="00892AB8" w:rsidDel="00942607">
          <w:rPr>
            <w:rFonts w:hint="eastAsia"/>
            <w:b/>
            <w:lang w:eastAsia="ja-JP"/>
          </w:rPr>
          <w:delText>安全・安心に</w:delText>
        </w:r>
        <w:r w:rsidR="00131B9B" w:rsidRPr="00892AB8" w:rsidDel="00942607">
          <w:rPr>
            <w:rFonts w:hint="eastAsia"/>
            <w:b/>
            <w:lang w:eastAsia="ja-JP"/>
          </w:rPr>
          <w:delText>行うことができ</w:delText>
        </w:r>
        <w:r w:rsidR="00711F82" w:rsidRPr="00892AB8" w:rsidDel="00942607">
          <w:rPr>
            <w:rFonts w:hint="eastAsia"/>
            <w:b/>
            <w:lang w:eastAsia="ja-JP"/>
          </w:rPr>
          <w:delText>るよう</w:delText>
        </w:r>
        <w:r w:rsidR="00131B9B" w:rsidRPr="00892AB8" w:rsidDel="00942607">
          <w:rPr>
            <w:rFonts w:hint="eastAsia"/>
            <w:b/>
            <w:lang w:eastAsia="ja-JP"/>
          </w:rPr>
          <w:delText>に</w:delText>
        </w:r>
        <w:r w:rsidR="00711F82" w:rsidRPr="00892AB8" w:rsidDel="00942607">
          <w:rPr>
            <w:rFonts w:hint="eastAsia"/>
            <w:b/>
            <w:lang w:eastAsia="ja-JP"/>
          </w:rPr>
          <w:delText>感染防止対策</w:delText>
        </w:r>
        <w:r w:rsidR="00711F82" w:rsidDel="00942607">
          <w:rPr>
            <w:rFonts w:hint="eastAsia"/>
            <w:lang w:eastAsia="ja-JP"/>
          </w:rPr>
          <w:delText>を盛り込むこと。</w:delText>
        </w:r>
      </w:del>
    </w:p>
    <w:p w:rsidR="00711F82" w:rsidDel="00942607" w:rsidRDefault="00711F82">
      <w:pPr>
        <w:pStyle w:val="a3"/>
        <w:snapToGrid w:val="0"/>
        <w:spacing w:before="156"/>
        <w:ind w:left="1760" w:hangingChars="800" w:hanging="1760"/>
        <w:rPr>
          <w:del w:id="131" w:author="LV20-560Au" w:date="2021-06-10T15:54:00Z"/>
          <w:lang w:eastAsia="ja-JP"/>
        </w:rPr>
        <w:pPrChange w:id="132" w:author="LV20-560Au" w:date="2021-06-10T15:54:00Z">
          <w:pPr>
            <w:pStyle w:val="a3"/>
            <w:snapToGrid w:val="0"/>
            <w:spacing w:before="78"/>
            <w:ind w:leftChars="100" w:left="220" w:firstLineChars="866" w:firstLine="1905"/>
          </w:pPr>
        </w:pPrChange>
      </w:pPr>
      <w:del w:id="133" w:author="LV20-560Au" w:date="2021-06-10T15:54:00Z">
        <w:r w:rsidDel="00942607">
          <w:rPr>
            <w:rFonts w:hint="eastAsia"/>
            <w:lang w:eastAsia="ja-JP"/>
          </w:rPr>
          <w:delText>最新の連絡責任者情報等を反映させること。</w:delText>
        </w:r>
      </w:del>
    </w:p>
    <w:p w:rsidR="009B7597" w:rsidDel="00942607" w:rsidRDefault="009B7597">
      <w:pPr>
        <w:pStyle w:val="a3"/>
        <w:snapToGrid w:val="0"/>
        <w:spacing w:before="156"/>
        <w:ind w:left="1760" w:hangingChars="800" w:hanging="1760"/>
        <w:rPr>
          <w:del w:id="134" w:author="LV20-560Au" w:date="2021-06-10T15:54:00Z"/>
          <w:lang w:eastAsia="ja-JP"/>
        </w:rPr>
        <w:pPrChange w:id="135" w:author="LV20-560Au" w:date="2021-06-10T15:54:00Z">
          <w:pPr>
            <w:pStyle w:val="a3"/>
            <w:snapToGrid w:val="0"/>
            <w:spacing w:before="78"/>
            <w:ind w:left="539"/>
          </w:pPr>
        </w:pPrChange>
      </w:pPr>
    </w:p>
    <w:p w:rsidR="00505193" w:rsidDel="00942607" w:rsidRDefault="00B60234">
      <w:pPr>
        <w:pStyle w:val="a3"/>
        <w:snapToGrid w:val="0"/>
        <w:spacing w:before="156"/>
        <w:ind w:left="1760" w:hangingChars="800" w:hanging="1760"/>
        <w:rPr>
          <w:del w:id="136" w:author="LV20-560Au" w:date="2021-06-10T15:54:00Z"/>
          <w:lang w:eastAsia="ja-JP"/>
        </w:rPr>
        <w:pPrChange w:id="137" w:author="LV20-560Au" w:date="2021-06-10T15:54:00Z">
          <w:pPr>
            <w:pStyle w:val="a3"/>
            <w:snapToGrid w:val="0"/>
            <w:spacing w:before="78"/>
            <w:ind w:firstLineChars="50" w:firstLine="110"/>
          </w:pPr>
        </w:pPrChange>
      </w:pPr>
      <w:del w:id="138" w:author="LV20-560Au" w:date="2021-06-10T15:54:00Z">
        <w:r w:rsidDel="00942607">
          <w:rPr>
            <w:lang w:eastAsia="ja-JP"/>
          </w:rPr>
          <w:delText>２．</w:delText>
        </w:r>
        <w:r w:rsidR="00711F82" w:rsidDel="00942607">
          <w:rPr>
            <w:rFonts w:hint="eastAsia"/>
            <w:lang w:eastAsia="ja-JP"/>
          </w:rPr>
          <w:delText>提出先</w:delText>
        </w:r>
      </w:del>
    </w:p>
    <w:p w:rsidR="002C372D" w:rsidDel="00942607" w:rsidRDefault="00E306CD">
      <w:pPr>
        <w:pStyle w:val="a3"/>
        <w:snapToGrid w:val="0"/>
        <w:spacing w:before="156"/>
        <w:ind w:left="1760" w:hangingChars="800" w:hanging="1760"/>
        <w:rPr>
          <w:del w:id="139" w:author="LV20-560Au" w:date="2021-06-10T15:54:00Z"/>
          <w:bCs/>
          <w:lang w:eastAsia="ja-JP"/>
        </w:rPr>
        <w:pPrChange w:id="140" w:author="LV20-560Au" w:date="2021-06-10T15:54:00Z">
          <w:pPr>
            <w:pStyle w:val="a3"/>
            <w:snapToGrid w:val="0"/>
            <w:spacing w:before="78"/>
            <w:ind w:firstLineChars="200" w:firstLine="440"/>
          </w:pPr>
        </w:pPrChange>
      </w:pPr>
      <w:del w:id="141" w:author="LV20-560Au" w:date="2021-06-10T15:54:00Z">
        <w:r w:rsidRPr="00E306CD" w:rsidDel="00942607">
          <w:rPr>
            <w:rFonts w:hint="eastAsia"/>
            <w:bCs/>
            <w:lang w:eastAsia="ja-JP"/>
          </w:rPr>
          <w:delText>「</w:delText>
        </w:r>
        <w:r w:rsidRPr="00E306CD" w:rsidDel="00942607">
          <w:rPr>
            <w:bCs/>
            <w:lang w:eastAsia="ja-JP"/>
          </w:rPr>
          <w:delText>課外活動再開申請受付</w:delText>
        </w:r>
        <w:r w:rsidDel="00942607">
          <w:rPr>
            <w:rFonts w:hint="eastAsia"/>
            <w:bCs/>
            <w:lang w:eastAsia="ja-JP"/>
          </w:rPr>
          <w:delText>」</w:delText>
        </w:r>
        <w:r w:rsidRPr="00E306CD" w:rsidDel="00942607">
          <w:rPr>
            <w:rFonts w:hint="eastAsia"/>
            <w:bCs/>
            <w:lang w:eastAsia="ja-JP"/>
          </w:rPr>
          <w:delText xml:space="preserve">　</w:delText>
        </w:r>
        <w:r w:rsidR="006C443E" w:rsidDel="00942607">
          <w:fldChar w:fldCharType="begin"/>
        </w:r>
        <w:r w:rsidR="006C443E" w:rsidDel="00942607">
          <w:rPr>
            <w:lang w:eastAsia="ja-JP"/>
          </w:rPr>
          <w:delInstrText xml:space="preserve"> HYPERLINK "mailto:kagai.saikai@jim.titech.ac.jp" </w:delInstrText>
        </w:r>
        <w:r w:rsidR="006C443E" w:rsidDel="00942607">
          <w:fldChar w:fldCharType="separate"/>
        </w:r>
        <w:r w:rsidRPr="00E306CD" w:rsidDel="00942607">
          <w:rPr>
            <w:rStyle w:val="ab"/>
            <w:bCs/>
            <w:u w:val="none"/>
            <w:lang w:eastAsia="ja-JP"/>
          </w:rPr>
          <w:delText>kagai.saikai@jim.titech.ac.jp</w:delText>
        </w:r>
        <w:r w:rsidR="006C443E" w:rsidDel="00942607">
          <w:rPr>
            <w:rStyle w:val="ab"/>
            <w:bCs/>
            <w:u w:val="none"/>
          </w:rPr>
          <w:fldChar w:fldCharType="end"/>
        </w:r>
      </w:del>
    </w:p>
    <w:p w:rsidR="00E306CD" w:rsidDel="00942607" w:rsidRDefault="00E306CD">
      <w:pPr>
        <w:pStyle w:val="a3"/>
        <w:snapToGrid w:val="0"/>
        <w:spacing w:before="156"/>
        <w:ind w:left="1760" w:hangingChars="800" w:hanging="1760"/>
        <w:rPr>
          <w:del w:id="142" w:author="LV20-560Au" w:date="2021-06-10T15:54:00Z"/>
          <w:lang w:eastAsia="ja-JP"/>
        </w:rPr>
        <w:pPrChange w:id="143" w:author="LV20-560Au" w:date="2021-06-10T15:54:00Z">
          <w:pPr>
            <w:pStyle w:val="a3"/>
            <w:snapToGrid w:val="0"/>
            <w:spacing w:before="78"/>
            <w:ind w:firstLineChars="200" w:firstLine="440"/>
          </w:pPr>
        </w:pPrChange>
      </w:pPr>
      <w:del w:id="144" w:author="LV20-560Au" w:date="2021-06-10T15:54:00Z">
        <w:r w:rsidDel="00942607">
          <w:rPr>
            <w:rFonts w:hint="eastAsia"/>
            <w:lang w:eastAsia="ja-JP"/>
          </w:rPr>
          <w:delText xml:space="preserve">　→メールの件名を【〇〇サークル課外再開】とし、①と②を添付して送付し</w:delText>
        </w:r>
      </w:del>
    </w:p>
    <w:p w:rsidR="00E306CD" w:rsidRDefault="00E306CD">
      <w:pPr>
        <w:pStyle w:val="a3"/>
        <w:snapToGrid w:val="0"/>
        <w:spacing w:before="156"/>
        <w:ind w:left="1760" w:hangingChars="800" w:hanging="1760"/>
        <w:rPr>
          <w:lang w:eastAsia="ja-JP"/>
        </w:rPr>
        <w:pPrChange w:id="145" w:author="LV20-560Au" w:date="2021-06-10T15:54:00Z">
          <w:pPr>
            <w:pStyle w:val="a3"/>
            <w:snapToGrid w:val="0"/>
            <w:spacing w:before="78"/>
            <w:ind w:firstLineChars="400" w:firstLine="880"/>
          </w:pPr>
        </w:pPrChange>
      </w:pPr>
      <w:del w:id="146" w:author="LV20-560Au" w:date="2021-06-10T15:54:00Z">
        <w:r w:rsidDel="00942607">
          <w:rPr>
            <w:rFonts w:hint="eastAsia"/>
            <w:lang w:eastAsia="ja-JP"/>
          </w:rPr>
          <w:delText>てください。</w:delText>
        </w:r>
      </w:del>
    </w:p>
    <w:p w:rsidR="00E306CD" w:rsidRDefault="00E306CD" w:rsidP="00E306CD">
      <w:pPr>
        <w:pStyle w:val="a3"/>
        <w:snapToGrid w:val="0"/>
        <w:spacing w:before="78"/>
        <w:ind w:left="119" w:firstLineChars="600" w:firstLine="1320"/>
        <w:rPr>
          <w:ins w:id="147" w:author="LV20-560Au" w:date="2021-06-10T15:54:00Z"/>
          <w:lang w:eastAsia="ja-JP"/>
        </w:rPr>
      </w:pPr>
    </w:p>
    <w:p w:rsidR="00942607" w:rsidRDefault="00942607" w:rsidP="00E306CD">
      <w:pPr>
        <w:pStyle w:val="a3"/>
        <w:snapToGrid w:val="0"/>
        <w:spacing w:before="78"/>
        <w:ind w:left="119" w:firstLineChars="600" w:firstLine="1320"/>
        <w:rPr>
          <w:lang w:eastAsia="ja-JP"/>
        </w:rPr>
      </w:pPr>
    </w:p>
    <w:p w:rsidR="00505193" w:rsidRDefault="00FE611C" w:rsidP="00E306CD">
      <w:pPr>
        <w:pStyle w:val="a3"/>
        <w:snapToGrid w:val="0"/>
        <w:spacing w:before="78"/>
        <w:ind w:left="119" w:firstLineChars="1700" w:firstLine="3740"/>
        <w:rPr>
          <w:lang w:eastAsia="ja-JP"/>
        </w:rPr>
      </w:pPr>
      <w:r>
        <w:rPr>
          <w:rFonts w:hint="eastAsia"/>
          <w:lang w:eastAsia="ja-JP"/>
        </w:rPr>
        <w:t xml:space="preserve">　 </w:t>
      </w:r>
      <w:ins w:id="148" w:author="LV20-560Au" w:date="2021-06-10T16:02:00Z">
        <w:r w:rsidR="002602AC">
          <w:rPr>
            <w:rFonts w:hint="eastAsia"/>
            <w:lang w:eastAsia="ja-JP"/>
          </w:rPr>
          <w:t xml:space="preserve">　</w:t>
        </w:r>
      </w:ins>
      <w:r w:rsidR="00B60234">
        <w:rPr>
          <w:lang w:eastAsia="ja-JP"/>
        </w:rPr>
        <w:t>【本件問合せ先】</w:t>
      </w:r>
    </w:p>
    <w:p w:rsidR="00FE611C" w:rsidRDefault="00B60234">
      <w:pPr>
        <w:pStyle w:val="a3"/>
        <w:snapToGrid w:val="0"/>
        <w:spacing w:before="78" w:line="307" w:lineRule="auto"/>
        <w:ind w:leftChars="50" w:left="110" w:right="218" w:firstLineChars="2100" w:firstLine="4620"/>
        <w:rPr>
          <w:lang w:eastAsia="ja-JP"/>
        </w:rPr>
        <w:pPrChange w:id="149" w:author="LV20-560Au" w:date="2021-06-10T16:02:00Z">
          <w:pPr>
            <w:pStyle w:val="a3"/>
            <w:snapToGrid w:val="0"/>
            <w:spacing w:before="78" w:line="307" w:lineRule="auto"/>
            <w:ind w:leftChars="50" w:left="110" w:right="218" w:firstLineChars="2000" w:firstLine="4400"/>
          </w:pPr>
        </w:pPrChange>
      </w:pPr>
      <w:r>
        <w:rPr>
          <w:lang w:eastAsia="ja-JP"/>
        </w:rPr>
        <w:t>学生支援課生活支援グループ</w:t>
      </w:r>
    </w:p>
    <w:p w:rsidR="00505193" w:rsidRDefault="00B60234">
      <w:pPr>
        <w:pStyle w:val="a3"/>
        <w:snapToGrid w:val="0"/>
        <w:spacing w:before="78" w:line="307" w:lineRule="auto"/>
        <w:ind w:leftChars="100" w:left="220" w:right="218" w:firstLineChars="2100" w:firstLine="4620"/>
        <w:rPr>
          <w:lang w:eastAsia="ja-JP"/>
        </w:rPr>
        <w:pPrChange w:id="150" w:author="LV20-560Au" w:date="2021-06-10T16:02:00Z">
          <w:pPr>
            <w:pStyle w:val="a3"/>
            <w:snapToGrid w:val="0"/>
            <w:spacing w:before="78" w:line="307" w:lineRule="auto"/>
            <w:ind w:leftChars="100" w:left="220" w:right="218" w:firstLineChars="2000" w:firstLine="4400"/>
          </w:pPr>
        </w:pPrChange>
      </w:pPr>
      <w:r>
        <w:rPr>
          <w:lang w:eastAsia="ja-JP"/>
        </w:rPr>
        <w:t>Tel：03-5734-3015</w:t>
      </w:r>
    </w:p>
    <w:p w:rsidR="00505193" w:rsidRDefault="006C443E">
      <w:pPr>
        <w:pStyle w:val="a3"/>
        <w:snapToGrid w:val="0"/>
        <w:spacing w:line="280" w:lineRule="exact"/>
        <w:ind w:firstLineChars="2200" w:firstLine="4840"/>
        <w:rPr>
          <w:ins w:id="151" w:author="LV20-560Au" w:date="2021-06-10T15:54:00Z"/>
        </w:rPr>
        <w:pPrChange w:id="152" w:author="LV20-560Au" w:date="2021-06-10T16:02:00Z">
          <w:pPr>
            <w:pStyle w:val="a3"/>
            <w:snapToGrid w:val="0"/>
            <w:spacing w:line="280" w:lineRule="exact"/>
            <w:ind w:firstLineChars="2100" w:firstLine="4620"/>
          </w:pPr>
        </w:pPrChange>
      </w:pPr>
      <w:r>
        <w:fldChar w:fldCharType="begin"/>
      </w:r>
      <w:r>
        <w:instrText xml:space="preserve"> HYPERLINK "mailto:gak.sei@jim.titech.ac.jp" \h </w:instrText>
      </w:r>
      <w:r>
        <w:fldChar w:fldCharType="separate"/>
      </w:r>
      <w:r w:rsidR="00B60234">
        <w:t>e-mail:gak.sei@jim.titech.ac.jp</w:t>
      </w:r>
      <w:r>
        <w:fldChar w:fldCharType="end"/>
      </w:r>
    </w:p>
    <w:p w:rsidR="00942607" w:rsidRDefault="00942607" w:rsidP="00E306CD">
      <w:pPr>
        <w:pStyle w:val="a3"/>
        <w:snapToGrid w:val="0"/>
        <w:spacing w:line="280" w:lineRule="exact"/>
        <w:ind w:firstLineChars="2100" w:firstLine="4620"/>
      </w:pPr>
    </w:p>
    <w:sectPr w:rsidR="00942607" w:rsidSect="00892AB8">
      <w:type w:val="continuous"/>
      <w:pgSz w:w="11910" w:h="16840"/>
      <w:pgMar w:top="993" w:right="1701" w:bottom="851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C4791" w:rsidRDefault="007C4791" w:rsidP="00AE5A00">
      <w:r>
        <w:separator/>
      </w:r>
    </w:p>
  </w:endnote>
  <w:endnote w:type="continuationSeparator" w:id="0">
    <w:p w:rsidR="007C4791" w:rsidRDefault="007C4791" w:rsidP="00AE5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C4791" w:rsidRDefault="007C4791" w:rsidP="00AE5A00">
      <w:r>
        <w:separator/>
      </w:r>
    </w:p>
  </w:footnote>
  <w:footnote w:type="continuationSeparator" w:id="0">
    <w:p w:rsidR="007C4791" w:rsidRDefault="007C4791" w:rsidP="00AE5A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15FAE"/>
    <w:multiLevelType w:val="hybridMultilevel"/>
    <w:tmpl w:val="B2781FE0"/>
    <w:lvl w:ilvl="0" w:tplc="0409000B">
      <w:start w:val="1"/>
      <w:numFmt w:val="bullet"/>
      <w:lvlText w:val=""/>
      <w:lvlJc w:val="left"/>
      <w:pPr>
        <w:ind w:left="119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61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3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87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29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13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550" w:hanging="420"/>
      </w:pPr>
      <w:rPr>
        <w:rFonts w:ascii="Wingdings" w:hAnsi="Wingdings" w:hint="default"/>
      </w:rPr>
    </w:lvl>
  </w:abstractNum>
  <w:abstractNum w:abstractNumId="1" w15:restartNumberingAfterBreak="0">
    <w:nsid w:val="09912FC5"/>
    <w:multiLevelType w:val="hybridMultilevel"/>
    <w:tmpl w:val="642EB7A8"/>
    <w:lvl w:ilvl="0" w:tplc="0409000B">
      <w:start w:val="1"/>
      <w:numFmt w:val="bullet"/>
      <w:lvlText w:val=""/>
      <w:lvlJc w:val="left"/>
      <w:pPr>
        <w:ind w:left="1199" w:hanging="420"/>
      </w:pPr>
      <w:rPr>
        <w:rFonts w:ascii="Wingdings" w:hAnsi="Wingdings" w:hint="default"/>
      </w:rPr>
    </w:lvl>
    <w:lvl w:ilvl="1" w:tplc="5806564A">
      <w:numFmt w:val="bullet"/>
      <w:lvlText w:val="・"/>
      <w:lvlJc w:val="left"/>
      <w:pPr>
        <w:ind w:left="1559" w:hanging="360"/>
      </w:pPr>
      <w:rPr>
        <w:rFonts w:ascii="ＭＳ 明朝" w:eastAsia="ＭＳ 明朝" w:hAnsi="ＭＳ 明朝" w:cs="ＭＳ 明朝" w:hint="eastAsia"/>
      </w:rPr>
    </w:lvl>
    <w:lvl w:ilvl="2" w:tplc="0409000D" w:tentative="1">
      <w:start w:val="1"/>
      <w:numFmt w:val="bullet"/>
      <w:lvlText w:val=""/>
      <w:lvlJc w:val="left"/>
      <w:pPr>
        <w:ind w:left="203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9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879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29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9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139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559" w:hanging="420"/>
      </w:pPr>
      <w:rPr>
        <w:rFonts w:ascii="Wingdings" w:hAnsi="Wingdings" w:hint="default"/>
      </w:rPr>
    </w:lvl>
  </w:abstractNum>
  <w:abstractNum w:abstractNumId="2" w15:restartNumberingAfterBreak="0">
    <w:nsid w:val="113F5A30"/>
    <w:multiLevelType w:val="hybridMultilevel"/>
    <w:tmpl w:val="3E720274"/>
    <w:lvl w:ilvl="0" w:tplc="0409000B">
      <w:start w:val="1"/>
      <w:numFmt w:val="bullet"/>
      <w:lvlText w:val=""/>
      <w:lvlJc w:val="left"/>
      <w:pPr>
        <w:ind w:left="16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990" w:hanging="420"/>
      </w:pPr>
      <w:rPr>
        <w:rFonts w:ascii="Wingdings" w:hAnsi="Wingdings" w:hint="default"/>
      </w:rPr>
    </w:lvl>
  </w:abstractNum>
  <w:abstractNum w:abstractNumId="3" w15:restartNumberingAfterBreak="0">
    <w:nsid w:val="13C812A6"/>
    <w:multiLevelType w:val="hybridMultilevel"/>
    <w:tmpl w:val="7988D034"/>
    <w:lvl w:ilvl="0" w:tplc="0409000B">
      <w:start w:val="1"/>
      <w:numFmt w:val="bullet"/>
      <w:lvlText w:val=""/>
      <w:lvlJc w:val="left"/>
      <w:pPr>
        <w:ind w:left="539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959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7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9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19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3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9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79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99" w:hanging="420"/>
      </w:pPr>
      <w:rPr>
        <w:rFonts w:ascii="Wingdings" w:hAnsi="Wingdings" w:hint="default"/>
      </w:rPr>
    </w:lvl>
  </w:abstractNum>
  <w:abstractNum w:abstractNumId="4" w15:restartNumberingAfterBreak="0">
    <w:nsid w:val="37CF45AB"/>
    <w:multiLevelType w:val="hybridMultilevel"/>
    <w:tmpl w:val="D1D0CC82"/>
    <w:lvl w:ilvl="0" w:tplc="116CA142">
      <w:numFmt w:val="bullet"/>
      <w:lvlText w:val="・"/>
      <w:lvlJc w:val="left"/>
      <w:pPr>
        <w:ind w:left="1139" w:hanging="360"/>
      </w:pPr>
      <w:rPr>
        <w:rFonts w:ascii="ＭＳ 明朝" w:eastAsia="ＭＳ 明朝" w:hAnsi="ＭＳ 明朝" w:cs="ＭＳ 明朝" w:hint="eastAsia"/>
      </w:rPr>
    </w:lvl>
    <w:lvl w:ilvl="1" w:tplc="0409000B" w:tentative="1">
      <w:start w:val="1"/>
      <w:numFmt w:val="bullet"/>
      <w:lvlText w:val=""/>
      <w:lvlJc w:val="left"/>
      <w:pPr>
        <w:ind w:left="1619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3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9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879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29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9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139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559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V20-560Au">
    <w15:presenceInfo w15:providerId="None" w15:userId="LV20-560Au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revisionView w:markup="0"/>
  <w:trackRevisions/>
  <w:defaultTabStop w:val="720"/>
  <w:drawingGridHorizontalSpacing w:val="110"/>
  <w:displayHorizontalDrawingGridEvery w:val="2"/>
  <w:characterSpacingControl w:val="doNotCompress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193"/>
    <w:rsid w:val="00025A64"/>
    <w:rsid w:val="0007302E"/>
    <w:rsid w:val="00080687"/>
    <w:rsid w:val="00081F83"/>
    <w:rsid w:val="000C5534"/>
    <w:rsid w:val="000E5FA4"/>
    <w:rsid w:val="0010366D"/>
    <w:rsid w:val="00115C93"/>
    <w:rsid w:val="00122421"/>
    <w:rsid w:val="00131B9B"/>
    <w:rsid w:val="0019482D"/>
    <w:rsid w:val="001B1A6F"/>
    <w:rsid w:val="001C08A1"/>
    <w:rsid w:val="002006F0"/>
    <w:rsid w:val="002602AC"/>
    <w:rsid w:val="00283EF4"/>
    <w:rsid w:val="002C372D"/>
    <w:rsid w:val="002F58C0"/>
    <w:rsid w:val="0032424A"/>
    <w:rsid w:val="003515FA"/>
    <w:rsid w:val="00367B99"/>
    <w:rsid w:val="003F5D16"/>
    <w:rsid w:val="00501C9A"/>
    <w:rsid w:val="00505193"/>
    <w:rsid w:val="00513893"/>
    <w:rsid w:val="00555975"/>
    <w:rsid w:val="00594037"/>
    <w:rsid w:val="005D57BE"/>
    <w:rsid w:val="005D7BC9"/>
    <w:rsid w:val="006121CE"/>
    <w:rsid w:val="006C443E"/>
    <w:rsid w:val="006C6AA7"/>
    <w:rsid w:val="00711F82"/>
    <w:rsid w:val="007377CF"/>
    <w:rsid w:val="00762FD7"/>
    <w:rsid w:val="007A225F"/>
    <w:rsid w:val="007C4791"/>
    <w:rsid w:val="00810B4A"/>
    <w:rsid w:val="00844254"/>
    <w:rsid w:val="00862F05"/>
    <w:rsid w:val="00892AB8"/>
    <w:rsid w:val="008F3760"/>
    <w:rsid w:val="00923FD5"/>
    <w:rsid w:val="00942607"/>
    <w:rsid w:val="00951EE0"/>
    <w:rsid w:val="009747A0"/>
    <w:rsid w:val="009B7597"/>
    <w:rsid w:val="009F4B6F"/>
    <w:rsid w:val="00A3714F"/>
    <w:rsid w:val="00AC1F75"/>
    <w:rsid w:val="00AE5A00"/>
    <w:rsid w:val="00B20F88"/>
    <w:rsid w:val="00B60234"/>
    <w:rsid w:val="00B820F8"/>
    <w:rsid w:val="00B934A4"/>
    <w:rsid w:val="00BB0410"/>
    <w:rsid w:val="00BD6065"/>
    <w:rsid w:val="00C065F1"/>
    <w:rsid w:val="00C663A7"/>
    <w:rsid w:val="00CC6F40"/>
    <w:rsid w:val="00D211F2"/>
    <w:rsid w:val="00D546F7"/>
    <w:rsid w:val="00D92CFA"/>
    <w:rsid w:val="00DB4E65"/>
    <w:rsid w:val="00DC7C0E"/>
    <w:rsid w:val="00E306CD"/>
    <w:rsid w:val="00E57905"/>
    <w:rsid w:val="00E65FAA"/>
    <w:rsid w:val="00EB3B7E"/>
    <w:rsid w:val="00F07AE2"/>
    <w:rsid w:val="00F72A44"/>
    <w:rsid w:val="00FD1DF8"/>
    <w:rsid w:val="00FE611C"/>
    <w:rsid w:val="00FF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4:docId w14:val="45318115"/>
  <w15:docId w15:val="{E3D372CC-F106-4A9D-8151-7506B5B14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ＭＳ 明朝" w:eastAsia="ＭＳ 明朝" w:hAnsi="ＭＳ 明朝" w:cs="ＭＳ 明朝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AE5A0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AE5A00"/>
    <w:rPr>
      <w:rFonts w:ascii="ＭＳ 明朝" w:eastAsia="ＭＳ 明朝" w:hAnsi="ＭＳ 明朝" w:cs="ＭＳ 明朝"/>
    </w:rPr>
  </w:style>
  <w:style w:type="paragraph" w:styleId="a7">
    <w:name w:val="footer"/>
    <w:basedOn w:val="a"/>
    <w:link w:val="a8"/>
    <w:uiPriority w:val="99"/>
    <w:unhideWhenUsed/>
    <w:rsid w:val="00AE5A00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AE5A00"/>
    <w:rPr>
      <w:rFonts w:ascii="ＭＳ 明朝" w:eastAsia="ＭＳ 明朝" w:hAnsi="ＭＳ 明朝" w:cs="ＭＳ 明朝"/>
    </w:rPr>
  </w:style>
  <w:style w:type="paragraph" w:styleId="a9">
    <w:name w:val="Balloon Text"/>
    <w:basedOn w:val="a"/>
    <w:link w:val="aa"/>
    <w:uiPriority w:val="99"/>
    <w:semiHidden/>
    <w:unhideWhenUsed/>
    <w:rsid w:val="00951EE0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951EE0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Hyperlink"/>
    <w:basedOn w:val="a0"/>
    <w:uiPriority w:val="99"/>
    <w:semiHidden/>
    <w:unhideWhenUsed/>
    <w:rsid w:val="00E306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1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&lt;4D6963726F736F667420576F7264202D208A7790B682D682CC8A8893AE92E28E7E977690BF303432342E646F6378&gt;</vt:lpstr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&lt;4D6963726F736F667420576F7264202D208A7790B682D682CC8A8893AE92E28E7E977690BF303432342E646F6378&gt;</dc:title>
  <dc:creator>HP16-561Au</dc:creator>
  <cp:lastModifiedBy>LV20-560Au</cp:lastModifiedBy>
  <cp:revision>55</cp:revision>
  <cp:lastPrinted>2021-06-10T07:02:00Z</cp:lastPrinted>
  <dcterms:created xsi:type="dcterms:W3CDTF">2020-09-02T05:23:00Z</dcterms:created>
  <dcterms:modified xsi:type="dcterms:W3CDTF">2021-06-11T00:33:00Z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2020-04-24T00:00:00Z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2020-05-25T00:00:00Z</vt:filetime>
  </property>
</Properties>
</file>